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91E8" w14:textId="77777777" w:rsidR="004D3294" w:rsidRDefault="00000000">
      <w:pPr>
        <w:pStyle w:val="Title"/>
        <w:jc w:val="center"/>
      </w:pPr>
      <w:r>
        <w:t>Statement of Work (SOW)</w:t>
      </w:r>
    </w:p>
    <w:p w14:paraId="63D21D0A" w14:textId="77777777" w:rsidR="004D3294" w:rsidRDefault="00000000">
      <w:pPr>
        <w:pStyle w:val="Heading1"/>
        <w:jc w:val="center"/>
      </w:pPr>
      <w:r>
        <w:t>TCO Automation System - Phase 2: Enterprise Scale-Up</w:t>
      </w:r>
    </w:p>
    <w:p w14:paraId="0EB0E579" w14:textId="77777777" w:rsidR="004D3294" w:rsidRDefault="004D3294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3294" w14:paraId="1047002E" w14:textId="77777777">
        <w:tc>
          <w:tcPr>
            <w:tcW w:w="4320" w:type="dxa"/>
          </w:tcPr>
          <w:p w14:paraId="33601618" w14:textId="77777777" w:rsidR="004D3294" w:rsidRDefault="00000000">
            <w:r>
              <w:rPr>
                <w:b/>
              </w:rPr>
              <w:t>Document Version:</w:t>
            </w:r>
          </w:p>
        </w:tc>
        <w:tc>
          <w:tcPr>
            <w:tcW w:w="4320" w:type="dxa"/>
          </w:tcPr>
          <w:p w14:paraId="083C66F8" w14:textId="77777777" w:rsidR="004D3294" w:rsidRDefault="00000000">
            <w:r>
              <w:t>1.0</w:t>
            </w:r>
          </w:p>
        </w:tc>
      </w:tr>
      <w:tr w:rsidR="004D3294" w14:paraId="1BEA0D37" w14:textId="77777777">
        <w:tc>
          <w:tcPr>
            <w:tcW w:w="4320" w:type="dxa"/>
          </w:tcPr>
          <w:p w14:paraId="0EDE8E26" w14:textId="77777777" w:rsidR="004D3294" w:rsidRDefault="00000000">
            <w:r>
              <w:rPr>
                <w:b/>
              </w:rPr>
              <w:t>Date:</w:t>
            </w:r>
          </w:p>
        </w:tc>
        <w:tc>
          <w:tcPr>
            <w:tcW w:w="4320" w:type="dxa"/>
          </w:tcPr>
          <w:p w14:paraId="0B000C71" w14:textId="77777777" w:rsidR="004D3294" w:rsidRDefault="00000000">
            <w:r>
              <w:t>January 09, 2026</w:t>
            </w:r>
          </w:p>
        </w:tc>
      </w:tr>
      <w:tr w:rsidR="004D3294" w14:paraId="544B140E" w14:textId="77777777">
        <w:tc>
          <w:tcPr>
            <w:tcW w:w="4320" w:type="dxa"/>
          </w:tcPr>
          <w:p w14:paraId="7D09B95D" w14:textId="77777777" w:rsidR="004D3294" w:rsidRDefault="00000000">
            <w:r>
              <w:rPr>
                <w:b/>
              </w:rPr>
              <w:t>Prepared For:</w:t>
            </w:r>
          </w:p>
        </w:tc>
        <w:tc>
          <w:tcPr>
            <w:tcW w:w="4320" w:type="dxa"/>
          </w:tcPr>
          <w:p w14:paraId="79192270" w14:textId="77777777" w:rsidR="004D3294" w:rsidRDefault="00000000">
            <w:r>
              <w:t>[Client Name]</w:t>
            </w:r>
          </w:p>
        </w:tc>
      </w:tr>
      <w:tr w:rsidR="004D3294" w14:paraId="02136BCD" w14:textId="77777777">
        <w:tc>
          <w:tcPr>
            <w:tcW w:w="4320" w:type="dxa"/>
          </w:tcPr>
          <w:p w14:paraId="5F4D302E" w14:textId="77777777" w:rsidR="004D3294" w:rsidRDefault="00000000">
            <w:r>
              <w:rPr>
                <w:b/>
              </w:rPr>
              <w:t>Prepared By:</w:t>
            </w:r>
          </w:p>
        </w:tc>
        <w:tc>
          <w:tcPr>
            <w:tcW w:w="4320" w:type="dxa"/>
          </w:tcPr>
          <w:p w14:paraId="2F3E3F69" w14:textId="77777777" w:rsidR="004D3294" w:rsidRDefault="00000000">
            <w:r>
              <w:t>[Consultant Name]</w:t>
            </w:r>
          </w:p>
        </w:tc>
      </w:tr>
    </w:tbl>
    <w:p w14:paraId="3E1B43FB" w14:textId="77777777" w:rsidR="004D3294" w:rsidRDefault="004D3294"/>
    <w:p w14:paraId="370BC9FB" w14:textId="77777777" w:rsidR="004D3294" w:rsidRDefault="00000000">
      <w:r>
        <w:t>________________________________________________________________________________</w:t>
      </w:r>
    </w:p>
    <w:p w14:paraId="5A506BD6" w14:textId="77777777" w:rsidR="004D3294" w:rsidRDefault="00000000">
      <w:pPr>
        <w:pStyle w:val="Heading1"/>
      </w:pPr>
      <w:r>
        <w:t>1. Executive Summary</w:t>
      </w:r>
    </w:p>
    <w:p w14:paraId="5A45DFC9" w14:textId="77777777" w:rsidR="004D3294" w:rsidRDefault="00000000">
      <w:pPr>
        <w:pStyle w:val="Heading2"/>
      </w:pPr>
      <w:r>
        <w:t>1.1 Background</w:t>
      </w:r>
    </w:p>
    <w:p w14:paraId="45A70334" w14:textId="77777777" w:rsidR="004D3294" w:rsidRDefault="00000000">
      <w:r>
        <w:t>Phase 1 of the TCO Automation System has been successfully completed, demonstrating the ability to:</w:t>
      </w:r>
    </w:p>
    <w:p w14:paraId="3332ABEC" w14:textId="77777777" w:rsidR="004D3294" w:rsidRDefault="00000000">
      <w:pPr>
        <w:pStyle w:val="ListBullet"/>
      </w:pPr>
      <w:r>
        <w:t>Extract pricing data from FIS Word proposals and Jack Henry Excel deal sheets</w:t>
      </w:r>
    </w:p>
    <w:p w14:paraId="39FA41E5" w14:textId="77777777" w:rsidR="004D3294" w:rsidRDefault="00000000">
      <w:pPr>
        <w:pStyle w:val="ListBullet"/>
      </w:pPr>
      <w:r>
        <w:t>Normalize vendor-specific data into a standardized TCO schema with confidence scoring</w:t>
      </w:r>
    </w:p>
    <w:p w14:paraId="50BEBAC4" w14:textId="77777777" w:rsidR="004D3294" w:rsidRDefault="00000000">
      <w:pPr>
        <w:pStyle w:val="ListBullet"/>
      </w:pPr>
      <w:r>
        <w:t>Populate Excel TCO templates with side-by-side vendor comparisons</w:t>
      </w:r>
    </w:p>
    <w:p w14:paraId="400FE378" w14:textId="77777777" w:rsidR="004D3294" w:rsidRDefault="00000000">
      <w:pPr>
        <w:pStyle w:val="ListBullet"/>
      </w:pPr>
      <w:r>
        <w:t>Achieve 95-99% extraction accuracy with complete audit trails</w:t>
      </w:r>
    </w:p>
    <w:p w14:paraId="3C964C82" w14:textId="2675D6CD" w:rsidR="004D3294" w:rsidRDefault="00000000">
      <w:pPr>
        <w:pStyle w:val="ListBullet"/>
      </w:pPr>
      <w:r>
        <w:t xml:space="preserve">Reduce manual TCO creation time from </w:t>
      </w:r>
      <w:ins w:id="0" w:author="Aashay Bhujbal" w:date="2026-01-09T13:41:00Z" w16du:dateUtc="2026-01-09T19:41:00Z">
        <w:r w:rsidR="00451977">
          <w:t>4</w:t>
        </w:r>
      </w:ins>
      <w:del w:id="1" w:author="Aashay Bhujbal" w:date="2026-01-09T13:41:00Z" w16du:dateUtc="2026-01-09T19:41:00Z">
        <w:r w:rsidDel="00451977">
          <w:delText>2</w:delText>
        </w:r>
      </w:del>
      <w:r>
        <w:t>-</w:t>
      </w:r>
      <w:ins w:id="2" w:author="Aashay Bhujbal" w:date="2026-01-09T13:41:00Z" w16du:dateUtc="2026-01-09T19:41:00Z">
        <w:r w:rsidR="00451977">
          <w:t>6</w:t>
        </w:r>
      </w:ins>
      <w:del w:id="3" w:author="Aashay Bhujbal" w:date="2026-01-09T13:41:00Z" w16du:dateUtc="2026-01-09T19:41:00Z">
        <w:r w:rsidDel="00451977">
          <w:delText>4</w:delText>
        </w:r>
      </w:del>
      <w:r>
        <w:t xml:space="preserve"> hours to 3-5 minutes per vendor (90%+ time savings)</w:t>
      </w:r>
    </w:p>
    <w:p w14:paraId="6D01EFDD" w14:textId="77777777" w:rsidR="004D3294" w:rsidRDefault="00000000">
      <w:pPr>
        <w:pStyle w:val="Heading3"/>
      </w:pPr>
      <w:r>
        <w:t>Phase 1 Deliverables Completed:</w:t>
      </w:r>
    </w:p>
    <w:p w14:paraId="7E5BECEA" w14:textId="77777777" w:rsidR="004D3294" w:rsidRDefault="00000000">
      <w:pPr>
        <w:pStyle w:val="ListNumber"/>
      </w:pPr>
      <w:r>
        <w:rPr>
          <w:b/>
        </w:rPr>
        <w:t>TCO_Test_Output.xlsx</w:t>
      </w:r>
      <w:r>
        <w:t xml:space="preserve"> - FIS-only populated TCO template (42 normalized line items)</w:t>
      </w:r>
    </w:p>
    <w:p w14:paraId="279CC21F" w14:textId="77777777" w:rsidR="004D3294" w:rsidRDefault="00000000">
      <w:pPr>
        <w:pStyle w:val="ListNumber"/>
      </w:pPr>
      <w:r>
        <w:rPr>
          <w:b/>
        </w:rPr>
        <w:t>TCO_Complete_Comparison.xlsx</w:t>
      </w:r>
      <w:r>
        <w:t xml:space="preserve"> - Side-by-side vendor comparison (176 total line items)</w:t>
      </w:r>
    </w:p>
    <w:p w14:paraId="43CFF581" w14:textId="77777777" w:rsidR="004D3294" w:rsidRDefault="00000000">
      <w:pPr>
        <w:pStyle w:val="ListNumber"/>
      </w:pPr>
      <w:r>
        <w:rPr>
          <w:b/>
        </w:rPr>
        <w:t>Extracted JSON Files</w:t>
      </w:r>
      <w:r>
        <w:t xml:space="preserve"> - 6 validated extraction outputs with confidence scores</w:t>
      </w:r>
    </w:p>
    <w:p w14:paraId="1C0A3254" w14:textId="77777777" w:rsidR="004D3294" w:rsidRDefault="00000000">
      <w:pPr>
        <w:pStyle w:val="Heading2"/>
      </w:pPr>
      <w:r>
        <w:t>1.2 Phase 2 Objectives</w:t>
      </w:r>
    </w:p>
    <w:p w14:paraId="4E397989" w14:textId="77777777" w:rsidR="004D3294" w:rsidRDefault="00000000">
      <w:pPr>
        <w:pStyle w:val="ListBullet"/>
      </w:pPr>
      <w:r>
        <w:rPr>
          <w:b/>
        </w:rPr>
        <w:t>Volume Processing:</w:t>
      </w:r>
      <w:r>
        <w:t xml:space="preserve"> Handle 20+ new proposals per month</w:t>
      </w:r>
    </w:p>
    <w:p w14:paraId="0DF85F61" w14:textId="77777777" w:rsidR="004D3294" w:rsidRDefault="00000000">
      <w:pPr>
        <w:pStyle w:val="ListBullet"/>
      </w:pPr>
      <w:r>
        <w:rPr>
          <w:b/>
        </w:rPr>
        <w:t>Historical Analysis:</w:t>
      </w:r>
      <w:r>
        <w:t xml:space="preserve"> Process and analyze historical proposal archives</w:t>
      </w:r>
    </w:p>
    <w:p w14:paraId="0C6FC137" w14:textId="77777777" w:rsidR="004D3294" w:rsidRDefault="00000000">
      <w:pPr>
        <w:pStyle w:val="ListBullet"/>
      </w:pPr>
      <w:r>
        <w:rPr>
          <w:b/>
        </w:rPr>
        <w:t>Multi-Model Support:</w:t>
      </w:r>
      <w:r>
        <w:t xml:space="preserve"> Accommodate multiple TCO output models (various template formats)</w:t>
      </w:r>
    </w:p>
    <w:p w14:paraId="36541E91" w14:textId="77777777" w:rsidR="004D3294" w:rsidRDefault="00000000">
      <w:pPr>
        <w:pStyle w:val="ListBullet"/>
      </w:pPr>
      <w:r>
        <w:rPr>
          <w:b/>
        </w:rPr>
        <w:lastRenderedPageBreak/>
        <w:t>Production Operations:</w:t>
      </w:r>
      <w:r>
        <w:t xml:space="preserve"> Establish sustainable operational workflows</w:t>
      </w:r>
    </w:p>
    <w:p w14:paraId="5425745F" w14:textId="77777777" w:rsidR="004D3294" w:rsidRDefault="00000000">
      <w:r>
        <w:br w:type="page"/>
      </w:r>
    </w:p>
    <w:p w14:paraId="3BEE363B" w14:textId="77777777" w:rsidR="004D3294" w:rsidRDefault="00000000">
      <w:pPr>
        <w:pStyle w:val="Heading1"/>
      </w:pPr>
      <w:r>
        <w:lastRenderedPageBreak/>
        <w:t>2. Scope of Work</w:t>
      </w:r>
    </w:p>
    <w:p w14:paraId="3CA3477B" w14:textId="77777777" w:rsidR="004D3294" w:rsidRDefault="00000000">
      <w:pPr>
        <w:pStyle w:val="Heading2"/>
      </w:pPr>
      <w:r>
        <w:t>2.0 Discovery Phase (Pre-Development)</w:t>
      </w:r>
    </w:p>
    <w:p w14:paraId="5EFA0F8D" w14:textId="77777777" w:rsidR="004D3294" w:rsidRDefault="00000000">
      <w:r>
        <w:t>Before development begins, a structured Discovery Phase will validate assumptions, gather requirements, and reduce project risk. Discovery findings will directly inform the technical approach and may result in scope adjustments.</w:t>
      </w:r>
    </w:p>
    <w:p w14:paraId="3A337435" w14:textId="77777777" w:rsidR="004D3294" w:rsidRDefault="00000000">
      <w:pPr>
        <w:pStyle w:val="Heading3"/>
      </w:pPr>
      <w:r>
        <w:t>2.0.1 Discovery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3F1E9605" w14:textId="77777777">
        <w:tc>
          <w:tcPr>
            <w:tcW w:w="2880" w:type="dxa"/>
            <w:shd w:val="clear" w:color="auto" w:fill="1F4E79"/>
          </w:tcPr>
          <w:p w14:paraId="62FDE2E1" w14:textId="77777777" w:rsidR="004D329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40F5B279" w14:textId="77777777" w:rsidR="004D3294" w:rsidRDefault="00000000">
            <w:r>
              <w:rPr>
                <w:b/>
                <w:color w:val="FFFFFF"/>
              </w:rPr>
              <w:t>Objective</w:t>
            </w:r>
          </w:p>
        </w:tc>
        <w:tc>
          <w:tcPr>
            <w:tcW w:w="2880" w:type="dxa"/>
            <w:shd w:val="clear" w:color="auto" w:fill="1F4E79"/>
          </w:tcPr>
          <w:p w14:paraId="2CCC928A" w14:textId="77777777" w:rsidR="004D3294" w:rsidRDefault="00000000">
            <w:r>
              <w:rPr>
                <w:b/>
                <w:color w:val="FFFFFF"/>
              </w:rPr>
              <w:t>Output</w:t>
            </w:r>
          </w:p>
        </w:tc>
      </w:tr>
      <w:tr w:rsidR="004D3294" w14:paraId="6E92180E" w14:textId="77777777">
        <w:tc>
          <w:tcPr>
            <w:tcW w:w="2880" w:type="dxa"/>
          </w:tcPr>
          <w:p w14:paraId="136E0826" w14:textId="77777777" w:rsidR="004D3294" w:rsidRDefault="00000000">
            <w:r>
              <w:t>D0.1</w:t>
            </w:r>
          </w:p>
        </w:tc>
        <w:tc>
          <w:tcPr>
            <w:tcW w:w="2880" w:type="dxa"/>
          </w:tcPr>
          <w:p w14:paraId="7F3B5478" w14:textId="77777777" w:rsidR="004D3294" w:rsidRDefault="00000000">
            <w:r>
              <w:t>Validate volume assumptions</w:t>
            </w:r>
          </w:p>
        </w:tc>
        <w:tc>
          <w:tcPr>
            <w:tcW w:w="2880" w:type="dxa"/>
          </w:tcPr>
          <w:p w14:paraId="2224886A" w14:textId="77777777" w:rsidR="004D3294" w:rsidRDefault="00000000">
            <w:r>
              <w:t>Confirmed monthly proposal volume and peak periods</w:t>
            </w:r>
          </w:p>
        </w:tc>
      </w:tr>
      <w:tr w:rsidR="004D3294" w14:paraId="5F69857E" w14:textId="77777777">
        <w:tc>
          <w:tcPr>
            <w:tcW w:w="2880" w:type="dxa"/>
          </w:tcPr>
          <w:p w14:paraId="75B1D136" w14:textId="77777777" w:rsidR="004D3294" w:rsidRDefault="00000000">
            <w:r>
              <w:t>D0.2</w:t>
            </w:r>
          </w:p>
        </w:tc>
        <w:tc>
          <w:tcPr>
            <w:tcW w:w="2880" w:type="dxa"/>
          </w:tcPr>
          <w:p w14:paraId="41B3F5D6" w14:textId="77777777" w:rsidR="004D3294" w:rsidRDefault="00000000">
            <w:r>
              <w:t>Inventory historical proposals</w:t>
            </w:r>
          </w:p>
        </w:tc>
        <w:tc>
          <w:tcPr>
            <w:tcW w:w="2880" w:type="dxa"/>
          </w:tcPr>
          <w:p w14:paraId="2FEAD7E7" w14:textId="77777777" w:rsidR="004D3294" w:rsidRDefault="00000000">
            <w:r>
              <w:t>File count, formats, date ranges, storage locations</w:t>
            </w:r>
          </w:p>
        </w:tc>
      </w:tr>
      <w:tr w:rsidR="004D3294" w14:paraId="539C44C4" w14:textId="77777777">
        <w:tc>
          <w:tcPr>
            <w:tcW w:w="2880" w:type="dxa"/>
          </w:tcPr>
          <w:p w14:paraId="6E332509" w14:textId="77777777" w:rsidR="004D3294" w:rsidRDefault="00000000">
            <w:r>
              <w:t>D0.3</w:t>
            </w:r>
          </w:p>
        </w:tc>
        <w:tc>
          <w:tcPr>
            <w:tcW w:w="2880" w:type="dxa"/>
          </w:tcPr>
          <w:p w14:paraId="3B20CA8C" w14:textId="77777777" w:rsidR="004D3294" w:rsidRDefault="00000000">
            <w:r>
              <w:t>Catalog TCO templates</w:t>
            </w:r>
          </w:p>
        </w:tc>
        <w:tc>
          <w:tcPr>
            <w:tcW w:w="2880" w:type="dxa"/>
          </w:tcPr>
          <w:p w14:paraId="7407357F" w14:textId="77777777" w:rsidR="004D3294" w:rsidRDefault="00000000">
            <w:r>
              <w:t>Complete list of template variants with sample files</w:t>
            </w:r>
          </w:p>
        </w:tc>
      </w:tr>
      <w:tr w:rsidR="004D3294" w14:paraId="35137EA0" w14:textId="77777777">
        <w:tc>
          <w:tcPr>
            <w:tcW w:w="2880" w:type="dxa"/>
          </w:tcPr>
          <w:p w14:paraId="2D070851" w14:textId="77777777" w:rsidR="004D3294" w:rsidRDefault="00000000">
            <w:r>
              <w:t>D0.4</w:t>
            </w:r>
          </w:p>
        </w:tc>
        <w:tc>
          <w:tcPr>
            <w:tcW w:w="2880" w:type="dxa"/>
          </w:tcPr>
          <w:p w14:paraId="01D6E199" w14:textId="77777777" w:rsidR="004D3294" w:rsidRDefault="00000000">
            <w:r>
              <w:t>Assess legacy format complexity</w:t>
            </w:r>
          </w:p>
        </w:tc>
        <w:tc>
          <w:tcPr>
            <w:tcW w:w="2880" w:type="dxa"/>
          </w:tcPr>
          <w:p w14:paraId="2B9959B7" w14:textId="77777777" w:rsidR="004D3294" w:rsidRDefault="00000000">
            <w:r>
              <w:t>Format compatibility matrix with effort estimates</w:t>
            </w:r>
          </w:p>
        </w:tc>
      </w:tr>
      <w:tr w:rsidR="004D3294" w14:paraId="25F61292" w14:textId="77777777">
        <w:tc>
          <w:tcPr>
            <w:tcW w:w="2880" w:type="dxa"/>
          </w:tcPr>
          <w:p w14:paraId="47ED92FF" w14:textId="77777777" w:rsidR="004D3294" w:rsidRDefault="00000000">
            <w:r>
              <w:t>D0.5</w:t>
            </w:r>
          </w:p>
        </w:tc>
        <w:tc>
          <w:tcPr>
            <w:tcW w:w="2880" w:type="dxa"/>
          </w:tcPr>
          <w:p w14:paraId="002D166F" w14:textId="77777777" w:rsidR="004D3294" w:rsidRDefault="00000000">
            <w:r>
              <w:t>Define exception handling requirements</w:t>
            </w:r>
          </w:p>
        </w:tc>
        <w:tc>
          <w:tcPr>
            <w:tcW w:w="2880" w:type="dxa"/>
          </w:tcPr>
          <w:p w14:paraId="5CC252F9" w14:textId="77777777" w:rsidR="004D3294" w:rsidRDefault="00000000">
            <w:r>
              <w:t>Business rules for manual review triggers</w:t>
            </w:r>
          </w:p>
        </w:tc>
      </w:tr>
      <w:tr w:rsidR="004D3294" w14:paraId="51FE3C9F" w14:textId="77777777">
        <w:tc>
          <w:tcPr>
            <w:tcW w:w="2880" w:type="dxa"/>
          </w:tcPr>
          <w:p w14:paraId="6C33336B" w14:textId="77777777" w:rsidR="004D3294" w:rsidRDefault="00000000">
            <w:r>
              <w:t>D0.6</w:t>
            </w:r>
          </w:p>
        </w:tc>
        <w:tc>
          <w:tcPr>
            <w:tcW w:w="2880" w:type="dxa"/>
          </w:tcPr>
          <w:p w14:paraId="03487B8C" w14:textId="77777777" w:rsidR="004D3294" w:rsidRDefault="00000000">
            <w:r>
              <w:t>Identify integration touchpoints</w:t>
            </w:r>
          </w:p>
        </w:tc>
        <w:tc>
          <w:tcPr>
            <w:tcW w:w="2880" w:type="dxa"/>
          </w:tcPr>
          <w:p w14:paraId="0EB85E16" w14:textId="77777777" w:rsidR="004D3294" w:rsidRDefault="00000000">
            <w:r>
              <w:t>Upstream/downstream system dependencies</w:t>
            </w:r>
          </w:p>
        </w:tc>
      </w:tr>
      <w:tr w:rsidR="004D3294" w14:paraId="718C50EF" w14:textId="77777777">
        <w:tc>
          <w:tcPr>
            <w:tcW w:w="2880" w:type="dxa"/>
          </w:tcPr>
          <w:p w14:paraId="21688D4F" w14:textId="77777777" w:rsidR="004D3294" w:rsidRDefault="00000000">
            <w:r>
              <w:t>D0.7</w:t>
            </w:r>
          </w:p>
        </w:tc>
        <w:tc>
          <w:tcPr>
            <w:tcW w:w="2880" w:type="dxa"/>
          </w:tcPr>
          <w:p w14:paraId="4301D89B" w14:textId="77777777" w:rsidR="004D3294" w:rsidRDefault="00000000">
            <w:r>
              <w:t>Document operational workflows</w:t>
            </w:r>
          </w:p>
        </w:tc>
        <w:tc>
          <w:tcPr>
            <w:tcW w:w="2880" w:type="dxa"/>
          </w:tcPr>
          <w:p w14:paraId="38DF8208" w14:textId="77777777" w:rsidR="004D3294" w:rsidRDefault="00000000">
            <w:r>
              <w:t>Current state vs. future state process maps</w:t>
            </w:r>
          </w:p>
        </w:tc>
      </w:tr>
    </w:tbl>
    <w:p w14:paraId="2F09CD79" w14:textId="77777777" w:rsidR="004D3294" w:rsidRDefault="00000000">
      <w:pPr>
        <w:pStyle w:val="Heading3"/>
      </w:pPr>
      <w:r>
        <w:t>2.0.2 Discovery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11EBE383" w14:textId="77777777">
        <w:tc>
          <w:tcPr>
            <w:tcW w:w="2880" w:type="dxa"/>
            <w:shd w:val="clear" w:color="auto" w:fill="1F4E79"/>
          </w:tcPr>
          <w:p w14:paraId="261C5D1F" w14:textId="77777777" w:rsidR="004D3294" w:rsidRDefault="00000000">
            <w:r>
              <w:rPr>
                <w:b/>
                <w:color w:val="FFFFFF"/>
              </w:rPr>
              <w:t>Activity</w:t>
            </w:r>
          </w:p>
        </w:tc>
        <w:tc>
          <w:tcPr>
            <w:tcW w:w="2880" w:type="dxa"/>
            <w:shd w:val="clear" w:color="auto" w:fill="1F4E79"/>
          </w:tcPr>
          <w:p w14:paraId="292D30A6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1F4E79"/>
          </w:tcPr>
          <w:p w14:paraId="45B02799" w14:textId="77777777" w:rsidR="004D3294" w:rsidRDefault="00000000">
            <w:r>
              <w:rPr>
                <w:b/>
                <w:color w:val="FFFFFF"/>
              </w:rPr>
              <w:t>Duration</w:t>
            </w:r>
          </w:p>
        </w:tc>
      </w:tr>
      <w:tr w:rsidR="004D3294" w14:paraId="2CF74271" w14:textId="77777777">
        <w:tc>
          <w:tcPr>
            <w:tcW w:w="2880" w:type="dxa"/>
          </w:tcPr>
          <w:p w14:paraId="2183E4A5" w14:textId="77777777" w:rsidR="004D3294" w:rsidRDefault="00000000">
            <w:r>
              <w:t>Stakeholder Interviews</w:t>
            </w:r>
          </w:p>
        </w:tc>
        <w:tc>
          <w:tcPr>
            <w:tcW w:w="2880" w:type="dxa"/>
          </w:tcPr>
          <w:p w14:paraId="5BE74F6D" w14:textId="77777777" w:rsidR="004D3294" w:rsidRDefault="00000000">
            <w:r>
              <w:t>Meet with analysts, managers, IT to gather requirements</w:t>
            </w:r>
          </w:p>
        </w:tc>
        <w:tc>
          <w:tcPr>
            <w:tcW w:w="2880" w:type="dxa"/>
          </w:tcPr>
          <w:p w14:paraId="53DEFF5C" w14:textId="77777777" w:rsidR="004D3294" w:rsidRDefault="00000000">
            <w:r>
              <w:t>2-3 sessions</w:t>
            </w:r>
          </w:p>
        </w:tc>
      </w:tr>
      <w:tr w:rsidR="004D3294" w14:paraId="334EB8A7" w14:textId="77777777">
        <w:tc>
          <w:tcPr>
            <w:tcW w:w="2880" w:type="dxa"/>
          </w:tcPr>
          <w:p w14:paraId="24BCB09C" w14:textId="77777777" w:rsidR="004D3294" w:rsidRDefault="00000000">
            <w:r>
              <w:t>Historical Data Analysis</w:t>
            </w:r>
          </w:p>
        </w:tc>
        <w:tc>
          <w:tcPr>
            <w:tcW w:w="2880" w:type="dxa"/>
          </w:tcPr>
          <w:p w14:paraId="75D0160D" w14:textId="77777777" w:rsidR="004D3294" w:rsidRDefault="00000000">
            <w:r>
              <w:t>Sample and analyze historical proposal files</w:t>
            </w:r>
          </w:p>
        </w:tc>
        <w:tc>
          <w:tcPr>
            <w:tcW w:w="2880" w:type="dxa"/>
          </w:tcPr>
          <w:p w14:paraId="4AEAF891" w14:textId="77777777" w:rsidR="004D3294" w:rsidRDefault="00000000">
            <w:r>
              <w:t>Collaborative</w:t>
            </w:r>
          </w:p>
        </w:tc>
      </w:tr>
      <w:tr w:rsidR="004D3294" w14:paraId="0F436C1D" w14:textId="77777777">
        <w:tc>
          <w:tcPr>
            <w:tcW w:w="2880" w:type="dxa"/>
          </w:tcPr>
          <w:p w14:paraId="6E0EC0AC" w14:textId="77777777" w:rsidR="004D3294" w:rsidRDefault="00000000">
            <w:r>
              <w:t>Template Inventory</w:t>
            </w:r>
          </w:p>
        </w:tc>
        <w:tc>
          <w:tcPr>
            <w:tcW w:w="2880" w:type="dxa"/>
          </w:tcPr>
          <w:p w14:paraId="470276CD" w14:textId="77777777" w:rsidR="004D3294" w:rsidRDefault="00000000">
            <w:r>
              <w:t>Collect and document all TCO template variants</w:t>
            </w:r>
          </w:p>
        </w:tc>
        <w:tc>
          <w:tcPr>
            <w:tcW w:w="2880" w:type="dxa"/>
          </w:tcPr>
          <w:p w14:paraId="44947B1A" w14:textId="77777777" w:rsidR="004D3294" w:rsidRDefault="00000000">
            <w:r>
              <w:t>Collaborative</w:t>
            </w:r>
          </w:p>
        </w:tc>
      </w:tr>
      <w:tr w:rsidR="004D3294" w14:paraId="3D285198" w14:textId="77777777">
        <w:tc>
          <w:tcPr>
            <w:tcW w:w="2880" w:type="dxa"/>
          </w:tcPr>
          <w:p w14:paraId="28975BF2" w14:textId="77777777" w:rsidR="004D3294" w:rsidRDefault="00000000">
            <w:r>
              <w:t>Current State Mapping</w:t>
            </w:r>
          </w:p>
        </w:tc>
        <w:tc>
          <w:tcPr>
            <w:tcW w:w="2880" w:type="dxa"/>
          </w:tcPr>
          <w:p w14:paraId="51AF0A5C" w14:textId="77777777" w:rsidR="004D3294" w:rsidRDefault="00000000">
            <w:r>
              <w:t>Document existing manual TCO creation process</w:t>
            </w:r>
          </w:p>
        </w:tc>
        <w:tc>
          <w:tcPr>
            <w:tcW w:w="2880" w:type="dxa"/>
          </w:tcPr>
          <w:p w14:paraId="432D5525" w14:textId="77777777" w:rsidR="004D3294" w:rsidRDefault="00000000">
            <w:r>
              <w:t>1 session</w:t>
            </w:r>
          </w:p>
        </w:tc>
      </w:tr>
      <w:tr w:rsidR="004D3294" w14:paraId="585BB045" w14:textId="77777777">
        <w:tc>
          <w:tcPr>
            <w:tcW w:w="2880" w:type="dxa"/>
          </w:tcPr>
          <w:p w14:paraId="4ECF164D" w14:textId="77777777" w:rsidR="004D3294" w:rsidRDefault="00000000">
            <w:r>
              <w:t>Technical Assessment</w:t>
            </w:r>
          </w:p>
        </w:tc>
        <w:tc>
          <w:tcPr>
            <w:tcW w:w="2880" w:type="dxa"/>
          </w:tcPr>
          <w:p w14:paraId="799758E4" w14:textId="77777777" w:rsidR="004D3294" w:rsidRDefault="00000000">
            <w:r>
              <w:t>Evaluate infrastructure, access, deployment options</w:t>
            </w:r>
          </w:p>
        </w:tc>
        <w:tc>
          <w:tcPr>
            <w:tcW w:w="2880" w:type="dxa"/>
          </w:tcPr>
          <w:p w14:paraId="3E3A29A0" w14:textId="77777777" w:rsidR="004D3294" w:rsidRDefault="00000000">
            <w:r>
              <w:t>1 session</w:t>
            </w:r>
          </w:p>
        </w:tc>
      </w:tr>
      <w:tr w:rsidR="004D3294" w14:paraId="6C201A8B" w14:textId="77777777">
        <w:tc>
          <w:tcPr>
            <w:tcW w:w="2880" w:type="dxa"/>
          </w:tcPr>
          <w:p w14:paraId="50863C67" w14:textId="77777777" w:rsidR="004D3294" w:rsidRDefault="00000000">
            <w:r>
              <w:t>Discovery Findings Review</w:t>
            </w:r>
          </w:p>
        </w:tc>
        <w:tc>
          <w:tcPr>
            <w:tcW w:w="2880" w:type="dxa"/>
          </w:tcPr>
          <w:p w14:paraId="48C8267E" w14:textId="77777777" w:rsidR="004D3294" w:rsidRDefault="00000000">
            <w:r>
              <w:t>Present findings and confirm scope</w:t>
            </w:r>
          </w:p>
        </w:tc>
        <w:tc>
          <w:tcPr>
            <w:tcW w:w="2880" w:type="dxa"/>
          </w:tcPr>
          <w:p w14:paraId="417978E7" w14:textId="77777777" w:rsidR="004D3294" w:rsidRDefault="00000000">
            <w:r>
              <w:t>1 session</w:t>
            </w:r>
          </w:p>
        </w:tc>
      </w:tr>
    </w:tbl>
    <w:p w14:paraId="26A74487" w14:textId="77777777" w:rsidR="004D3294" w:rsidRDefault="00000000">
      <w:pPr>
        <w:pStyle w:val="Heading3"/>
      </w:pPr>
      <w:r>
        <w:t>2.0.3 Discovery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3A9D065B" w14:textId="77777777">
        <w:tc>
          <w:tcPr>
            <w:tcW w:w="2880" w:type="dxa"/>
            <w:shd w:val="clear" w:color="auto" w:fill="1F4E79"/>
          </w:tcPr>
          <w:p w14:paraId="79FCB699" w14:textId="77777777" w:rsidR="004D3294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1F4E79"/>
          </w:tcPr>
          <w:p w14:paraId="6EF5F754" w14:textId="77777777" w:rsidR="004D3294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880" w:type="dxa"/>
            <w:shd w:val="clear" w:color="auto" w:fill="1F4E79"/>
          </w:tcPr>
          <w:p w14:paraId="6D1E3325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D3294" w14:paraId="10734218" w14:textId="77777777">
        <w:tc>
          <w:tcPr>
            <w:tcW w:w="2880" w:type="dxa"/>
          </w:tcPr>
          <w:p w14:paraId="3509AAE6" w14:textId="77777777" w:rsidR="004D3294" w:rsidRDefault="00000000">
            <w:r>
              <w:t>DD1</w:t>
            </w:r>
          </w:p>
        </w:tc>
        <w:tc>
          <w:tcPr>
            <w:tcW w:w="2880" w:type="dxa"/>
          </w:tcPr>
          <w:p w14:paraId="4EEE0B3A" w14:textId="77777777" w:rsidR="004D3294" w:rsidRDefault="00000000">
            <w:r>
              <w:t>Discovery Report</w:t>
            </w:r>
          </w:p>
        </w:tc>
        <w:tc>
          <w:tcPr>
            <w:tcW w:w="2880" w:type="dxa"/>
          </w:tcPr>
          <w:p w14:paraId="1D318976" w14:textId="77777777" w:rsidR="004D3294" w:rsidRDefault="00000000">
            <w:r>
              <w:t>Comprehensive findings document with recommendations</w:t>
            </w:r>
          </w:p>
        </w:tc>
      </w:tr>
      <w:tr w:rsidR="004D3294" w14:paraId="78782C45" w14:textId="77777777">
        <w:tc>
          <w:tcPr>
            <w:tcW w:w="2880" w:type="dxa"/>
          </w:tcPr>
          <w:p w14:paraId="30BB5E79" w14:textId="77777777" w:rsidR="004D3294" w:rsidRDefault="00000000">
            <w:r>
              <w:t>DD2</w:t>
            </w:r>
          </w:p>
        </w:tc>
        <w:tc>
          <w:tcPr>
            <w:tcW w:w="2880" w:type="dxa"/>
          </w:tcPr>
          <w:p w14:paraId="1F2413F0" w14:textId="77777777" w:rsidR="004D3294" w:rsidRDefault="00000000">
            <w:r>
              <w:t>Historical Proposal Inventory</w:t>
            </w:r>
          </w:p>
        </w:tc>
        <w:tc>
          <w:tcPr>
            <w:tcW w:w="2880" w:type="dxa"/>
          </w:tcPr>
          <w:p w14:paraId="461D98B5" w14:textId="77777777" w:rsidR="004D3294" w:rsidRDefault="00000000">
            <w:r>
              <w:t>Catalog of all historical files with metadata</w:t>
            </w:r>
          </w:p>
        </w:tc>
      </w:tr>
      <w:tr w:rsidR="004D3294" w14:paraId="2D13A27C" w14:textId="77777777">
        <w:tc>
          <w:tcPr>
            <w:tcW w:w="2880" w:type="dxa"/>
          </w:tcPr>
          <w:p w14:paraId="35474F13" w14:textId="77777777" w:rsidR="004D3294" w:rsidRDefault="00000000">
            <w:r>
              <w:lastRenderedPageBreak/>
              <w:t>DD3</w:t>
            </w:r>
          </w:p>
        </w:tc>
        <w:tc>
          <w:tcPr>
            <w:tcW w:w="2880" w:type="dxa"/>
          </w:tcPr>
          <w:p w14:paraId="0BB1570F" w14:textId="77777777" w:rsidR="004D3294" w:rsidRDefault="00000000">
            <w:r>
              <w:t>Template Catalog</w:t>
            </w:r>
          </w:p>
        </w:tc>
        <w:tc>
          <w:tcPr>
            <w:tcW w:w="2880" w:type="dxa"/>
          </w:tcPr>
          <w:p w14:paraId="2D65950B" w14:textId="77777777" w:rsidR="004D3294" w:rsidRDefault="00000000">
            <w:r>
              <w:t>All TCO templates with mapping requirements</w:t>
            </w:r>
          </w:p>
        </w:tc>
      </w:tr>
      <w:tr w:rsidR="004D3294" w14:paraId="7AA33986" w14:textId="77777777">
        <w:tc>
          <w:tcPr>
            <w:tcW w:w="2880" w:type="dxa"/>
          </w:tcPr>
          <w:p w14:paraId="654D4091" w14:textId="77777777" w:rsidR="004D3294" w:rsidRDefault="00000000">
            <w:r>
              <w:t>DD4</w:t>
            </w:r>
          </w:p>
        </w:tc>
        <w:tc>
          <w:tcPr>
            <w:tcW w:w="2880" w:type="dxa"/>
          </w:tcPr>
          <w:p w14:paraId="5FB2EC7E" w14:textId="77777777" w:rsidR="004D3294" w:rsidRDefault="00000000">
            <w:r>
              <w:t>Format Compatibility Matrix</w:t>
            </w:r>
          </w:p>
        </w:tc>
        <w:tc>
          <w:tcPr>
            <w:tcW w:w="2880" w:type="dxa"/>
          </w:tcPr>
          <w:p w14:paraId="6E27743D" w14:textId="77777777" w:rsidR="004D3294" w:rsidRDefault="00000000">
            <w:r>
              <w:t>Support level for each document format found</w:t>
            </w:r>
          </w:p>
        </w:tc>
      </w:tr>
      <w:tr w:rsidR="004D3294" w14:paraId="350BF4A8" w14:textId="77777777">
        <w:tc>
          <w:tcPr>
            <w:tcW w:w="2880" w:type="dxa"/>
          </w:tcPr>
          <w:p w14:paraId="62E2C323" w14:textId="77777777" w:rsidR="004D3294" w:rsidRDefault="00000000">
            <w:r>
              <w:t>DD5</w:t>
            </w:r>
          </w:p>
        </w:tc>
        <w:tc>
          <w:tcPr>
            <w:tcW w:w="2880" w:type="dxa"/>
          </w:tcPr>
          <w:p w14:paraId="3065007D" w14:textId="77777777" w:rsidR="004D3294" w:rsidRDefault="00000000">
            <w:r>
              <w:t>Updated Risk Register</w:t>
            </w:r>
          </w:p>
        </w:tc>
        <w:tc>
          <w:tcPr>
            <w:tcW w:w="2880" w:type="dxa"/>
          </w:tcPr>
          <w:p w14:paraId="2DD08F08" w14:textId="77777777" w:rsidR="004D3294" w:rsidRDefault="00000000">
            <w:r>
              <w:t>Risks identified during discovery with mitigations</w:t>
            </w:r>
          </w:p>
        </w:tc>
      </w:tr>
      <w:tr w:rsidR="004D3294" w14:paraId="2D697006" w14:textId="77777777">
        <w:tc>
          <w:tcPr>
            <w:tcW w:w="2880" w:type="dxa"/>
          </w:tcPr>
          <w:p w14:paraId="26B5A733" w14:textId="77777777" w:rsidR="004D3294" w:rsidRDefault="00000000">
            <w:r>
              <w:t>DD6</w:t>
            </w:r>
          </w:p>
        </w:tc>
        <w:tc>
          <w:tcPr>
            <w:tcW w:w="2880" w:type="dxa"/>
          </w:tcPr>
          <w:p w14:paraId="21DC2506" w14:textId="77777777" w:rsidR="004D3294" w:rsidRDefault="00000000">
            <w:r>
              <w:t>Refined Scope Document</w:t>
            </w:r>
          </w:p>
        </w:tc>
        <w:tc>
          <w:tcPr>
            <w:tcW w:w="2880" w:type="dxa"/>
          </w:tcPr>
          <w:p w14:paraId="15851453" w14:textId="77777777" w:rsidR="004D3294" w:rsidRDefault="00000000">
            <w:r>
              <w:t>Any scope adjustments based on discovery findings</w:t>
            </w:r>
          </w:p>
        </w:tc>
      </w:tr>
    </w:tbl>
    <w:p w14:paraId="40FB4EAD" w14:textId="77777777" w:rsidR="004D3294" w:rsidRDefault="00000000">
      <w:pPr>
        <w:pStyle w:val="Heading3"/>
      </w:pPr>
      <w:r>
        <w:t>2.0.4 Discovery Exit Criteria</w:t>
      </w:r>
    </w:p>
    <w:p w14:paraId="04061B0B" w14:textId="77777777" w:rsidR="004D3294" w:rsidRDefault="00000000">
      <w:r>
        <w:t>Discovery Phase is complete when:</w:t>
      </w:r>
    </w:p>
    <w:p w14:paraId="79482074" w14:textId="77777777" w:rsidR="004D3294" w:rsidRDefault="00000000">
      <w:pPr>
        <w:pStyle w:val="ListBullet"/>
      </w:pPr>
      <w:proofErr w:type="gramStart"/>
      <w:r>
        <w:t>[ ]</w:t>
      </w:r>
      <w:proofErr w:type="gramEnd"/>
      <w:r>
        <w:t xml:space="preserve"> All discovery questions (Appendix D) have been answered</w:t>
      </w:r>
    </w:p>
    <w:p w14:paraId="5F11E977" w14:textId="77777777" w:rsidR="004D3294" w:rsidRDefault="00000000">
      <w:pPr>
        <w:pStyle w:val="ListBullet"/>
      </w:pPr>
      <w:proofErr w:type="gramStart"/>
      <w:r>
        <w:t>[ ]</w:t>
      </w:r>
      <w:proofErr w:type="gramEnd"/>
      <w:r>
        <w:t xml:space="preserve"> Historical proposal inventory is complete (file count, formats, locations)</w:t>
      </w:r>
    </w:p>
    <w:p w14:paraId="4D3666A7" w14:textId="77777777" w:rsidR="004D3294" w:rsidRDefault="00000000">
      <w:pPr>
        <w:pStyle w:val="ListBullet"/>
      </w:pPr>
      <w:proofErr w:type="gramStart"/>
      <w:r>
        <w:t>[ ]</w:t>
      </w:r>
      <w:proofErr w:type="gramEnd"/>
      <w:r>
        <w:t xml:space="preserve"> All TCO template variants have been collected and cataloged</w:t>
      </w:r>
    </w:p>
    <w:p w14:paraId="3B0CE824" w14:textId="77777777" w:rsidR="004D3294" w:rsidRDefault="00000000">
      <w:pPr>
        <w:pStyle w:val="ListBullet"/>
      </w:pPr>
      <w:proofErr w:type="gramStart"/>
      <w:r>
        <w:t>[ ]</w:t>
      </w:r>
      <w:proofErr w:type="gramEnd"/>
      <w:r>
        <w:t xml:space="preserve"> Stakeholder sign-off on discovery findings</w:t>
      </w:r>
    </w:p>
    <w:p w14:paraId="79326DE3" w14:textId="77777777" w:rsidR="004D3294" w:rsidRDefault="00000000">
      <w:pPr>
        <w:pStyle w:val="ListBullet"/>
      </w:pPr>
      <w:proofErr w:type="gramStart"/>
      <w:r>
        <w:t>[ ]</w:t>
      </w:r>
      <w:proofErr w:type="gramEnd"/>
      <w:r>
        <w:t xml:space="preserve"> Scope adjustments (if any) have been agreed upon</w:t>
      </w:r>
    </w:p>
    <w:p w14:paraId="1EAEA23D" w14:textId="77777777" w:rsidR="004D3294" w:rsidRDefault="00000000">
      <w:pPr>
        <w:pStyle w:val="ListBullet"/>
      </w:pPr>
      <w:proofErr w:type="gramStart"/>
      <w:r>
        <w:t>[ ]</w:t>
      </w:r>
      <w:proofErr w:type="gramEnd"/>
      <w:r>
        <w:t xml:space="preserve"> Development phase can proceed with validated requirements</w:t>
      </w:r>
    </w:p>
    <w:p w14:paraId="2C92D2E8" w14:textId="77777777" w:rsidR="004D3294" w:rsidRDefault="00000000">
      <w:r>
        <w:br w:type="page"/>
      </w:r>
    </w:p>
    <w:p w14:paraId="17B1D278" w14:textId="77777777" w:rsidR="004D3294" w:rsidRDefault="00000000">
      <w:pPr>
        <w:pStyle w:val="Heading2"/>
      </w:pPr>
      <w:commentRangeStart w:id="4"/>
      <w:r>
        <w:lastRenderedPageBreak/>
        <w:t>2.1 In-Scope Activities</w:t>
      </w:r>
      <w:commentRangeEnd w:id="4"/>
      <w:r w:rsidR="001469FD">
        <w:rPr>
          <w:rStyle w:val="CommentReference"/>
          <w:sz w:val="26"/>
          <w:szCs w:val="26"/>
        </w:rPr>
        <w:commentReference w:id="4"/>
      </w:r>
    </w:p>
    <w:p w14:paraId="1BE40450" w14:textId="77777777" w:rsidR="004D3294" w:rsidRDefault="00000000">
      <w:pPr>
        <w:pStyle w:val="Heading3"/>
      </w:pPr>
      <w:r>
        <w:t>2.1.1 Volume Processing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5C2715BE" w14:textId="77777777">
        <w:tc>
          <w:tcPr>
            <w:tcW w:w="2880" w:type="dxa"/>
            <w:shd w:val="clear" w:color="auto" w:fill="1F4E79"/>
          </w:tcPr>
          <w:p w14:paraId="158625D1" w14:textId="77777777" w:rsidR="004D329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5665719B" w14:textId="77777777" w:rsidR="004D3294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880" w:type="dxa"/>
            <w:shd w:val="clear" w:color="auto" w:fill="1F4E79"/>
          </w:tcPr>
          <w:p w14:paraId="0CC4275F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D3294" w14:paraId="5E423E91" w14:textId="77777777">
        <w:tc>
          <w:tcPr>
            <w:tcW w:w="2880" w:type="dxa"/>
          </w:tcPr>
          <w:p w14:paraId="6279F6A2" w14:textId="77777777" w:rsidR="004D3294" w:rsidRDefault="00000000">
            <w:r>
              <w:t>2.1.1.1</w:t>
            </w:r>
          </w:p>
        </w:tc>
        <w:tc>
          <w:tcPr>
            <w:tcW w:w="2880" w:type="dxa"/>
          </w:tcPr>
          <w:p w14:paraId="7BF7922B" w14:textId="77777777" w:rsidR="004D3294" w:rsidRDefault="00000000">
            <w:r>
              <w:t>Batch Processing Engine</w:t>
            </w:r>
          </w:p>
        </w:tc>
        <w:tc>
          <w:tcPr>
            <w:tcW w:w="2880" w:type="dxa"/>
          </w:tcPr>
          <w:p w14:paraId="63AF7C59" w14:textId="77777777" w:rsidR="004D3294" w:rsidRDefault="00000000">
            <w:r>
              <w:t>Automated system to process multiple proposals in queue</w:t>
            </w:r>
          </w:p>
        </w:tc>
      </w:tr>
      <w:tr w:rsidR="004D3294" w14:paraId="4A380E6D" w14:textId="77777777">
        <w:tc>
          <w:tcPr>
            <w:tcW w:w="2880" w:type="dxa"/>
          </w:tcPr>
          <w:p w14:paraId="2E673185" w14:textId="77777777" w:rsidR="004D3294" w:rsidRDefault="00000000">
            <w:r>
              <w:t>2.1.1.2</w:t>
            </w:r>
          </w:p>
        </w:tc>
        <w:tc>
          <w:tcPr>
            <w:tcW w:w="2880" w:type="dxa"/>
          </w:tcPr>
          <w:p w14:paraId="47E383EC" w14:textId="77777777" w:rsidR="004D3294" w:rsidRDefault="00000000">
            <w:r>
              <w:t>Job Scheduler</w:t>
            </w:r>
          </w:p>
        </w:tc>
        <w:tc>
          <w:tcPr>
            <w:tcW w:w="2880" w:type="dxa"/>
          </w:tcPr>
          <w:p w14:paraId="7E48CEF2" w14:textId="77777777" w:rsidR="004D3294" w:rsidRDefault="00000000">
            <w:r>
              <w:t>Configurable scheduling for processing windows (daily/weekly)</w:t>
            </w:r>
          </w:p>
        </w:tc>
      </w:tr>
      <w:tr w:rsidR="004D3294" w14:paraId="66ACC5D4" w14:textId="77777777">
        <w:tc>
          <w:tcPr>
            <w:tcW w:w="2880" w:type="dxa"/>
          </w:tcPr>
          <w:p w14:paraId="638E56D1" w14:textId="77777777" w:rsidR="004D3294" w:rsidRDefault="00000000">
            <w:r>
              <w:t>2.1.1.3</w:t>
            </w:r>
          </w:p>
        </w:tc>
        <w:tc>
          <w:tcPr>
            <w:tcW w:w="2880" w:type="dxa"/>
          </w:tcPr>
          <w:p w14:paraId="66A58D5B" w14:textId="77777777" w:rsidR="004D3294" w:rsidRDefault="00000000">
            <w:r>
              <w:t>Progress Dashboard</w:t>
            </w:r>
          </w:p>
        </w:tc>
        <w:tc>
          <w:tcPr>
            <w:tcW w:w="2880" w:type="dxa"/>
          </w:tcPr>
          <w:p w14:paraId="782CB871" w14:textId="77777777" w:rsidR="004D3294" w:rsidRDefault="00000000">
            <w:r>
              <w:t>Real-time visibility into processing status and queue</w:t>
            </w:r>
          </w:p>
        </w:tc>
      </w:tr>
      <w:tr w:rsidR="004D3294" w14:paraId="1A3E25C2" w14:textId="77777777">
        <w:tc>
          <w:tcPr>
            <w:tcW w:w="2880" w:type="dxa"/>
          </w:tcPr>
          <w:p w14:paraId="0D2E3CBF" w14:textId="77777777" w:rsidR="004D3294" w:rsidRDefault="00000000">
            <w:r>
              <w:t>2.1.1.4</w:t>
            </w:r>
          </w:p>
        </w:tc>
        <w:tc>
          <w:tcPr>
            <w:tcW w:w="2880" w:type="dxa"/>
          </w:tcPr>
          <w:p w14:paraId="41DD1FFD" w14:textId="77777777" w:rsidR="004D3294" w:rsidRDefault="00000000">
            <w:r>
              <w:t>Notification System</w:t>
            </w:r>
          </w:p>
        </w:tc>
        <w:tc>
          <w:tcPr>
            <w:tcW w:w="2880" w:type="dxa"/>
          </w:tcPr>
          <w:p w14:paraId="5B20F404" w14:textId="77777777" w:rsidR="004D3294" w:rsidRDefault="00000000">
            <w:r>
              <w:t>Email/Slack alerts for completion, errors, and exceptions</w:t>
            </w:r>
          </w:p>
        </w:tc>
      </w:tr>
      <w:tr w:rsidR="004D3294" w14:paraId="1E86DE26" w14:textId="77777777">
        <w:tc>
          <w:tcPr>
            <w:tcW w:w="2880" w:type="dxa"/>
          </w:tcPr>
          <w:p w14:paraId="5D3B30F5" w14:textId="77777777" w:rsidR="004D3294" w:rsidRDefault="00000000">
            <w:r>
              <w:t>2.1.1.5</w:t>
            </w:r>
          </w:p>
        </w:tc>
        <w:tc>
          <w:tcPr>
            <w:tcW w:w="2880" w:type="dxa"/>
          </w:tcPr>
          <w:p w14:paraId="42D20AA9" w14:textId="77777777" w:rsidR="004D3294" w:rsidRDefault="00000000">
            <w:r>
              <w:t>Parallel Processing</w:t>
            </w:r>
          </w:p>
        </w:tc>
        <w:tc>
          <w:tcPr>
            <w:tcW w:w="2880" w:type="dxa"/>
          </w:tcPr>
          <w:p w14:paraId="0EEFBF34" w14:textId="77777777" w:rsidR="004D3294" w:rsidRDefault="00000000">
            <w:r>
              <w:t>Concurrent processing of multiple proposals</w:t>
            </w:r>
          </w:p>
        </w:tc>
      </w:tr>
    </w:tbl>
    <w:p>
      <w:r>
        <w:rPr>
          <w:b/>
          <w:sz w:val="22"/>
        </w:rPr>
        <w:t>Supported Document Types &amp; Formats</w:t>
      </w:r>
    </w:p>
    <w:p/>
    <w:p>
      <w:pPr>
        <w:ind w:left="360"/>
      </w:pPr>
      <w:r>
        <w:rPr>
          <w:b/>
          <w:sz w:val="20"/>
        </w:rPr>
        <w:t>Word Documents (.docx, .doc)</w:t>
      </w:r>
    </w:p>
    <w:p>
      <w:pPr>
        <w:ind w:left="720"/>
      </w:pPr>
      <w:r>
        <w:rPr>
          <w:sz w:val="20"/>
        </w:rPr>
        <w:t>• Native Microsoft Word format proposals (FIS, Jack Henry, etc.)</w:t>
      </w:r>
    </w:p>
    <w:p>
      <w:pPr>
        <w:ind w:left="720"/>
      </w:pPr>
      <w:r>
        <w:rPr>
          <w:sz w:val="20"/>
        </w:rPr>
        <w:t>• Structured pricing tables with clear column headers</w:t>
      </w:r>
    </w:p>
    <w:p>
      <w:pPr>
        <w:ind w:left="720"/>
      </w:pPr>
      <w:r>
        <w:rPr>
          <w:sz w:val="20"/>
        </w:rPr>
        <w:t>• Standard formatting (normal fonts, no extreme styling)</w:t>
      </w:r>
    </w:p>
    <w:p>
      <w:pPr>
        <w:ind w:left="720"/>
      </w:pPr>
      <w:r>
        <w:rPr>
          <w:sz w:val="20"/>
        </w:rPr>
        <w:t>• File size: Up to 50MB</w:t>
      </w:r>
    </w:p>
    <w:p/>
    <w:p>
      <w:pPr>
        <w:ind w:left="360"/>
      </w:pPr>
      <w:r>
        <w:rPr>
          <w:b/>
          <w:sz w:val="20"/>
        </w:rPr>
        <w:t>Excel Spreadsheets (.xlsx, .xls)</w:t>
      </w:r>
    </w:p>
    <w:p>
      <w:pPr>
        <w:ind w:left="720"/>
      </w:pPr>
      <w:r>
        <w:rPr>
          <w:sz w:val="20"/>
        </w:rPr>
        <w:t>• Native Excel deal sheets and pricing models</w:t>
      </w:r>
    </w:p>
    <w:p>
      <w:pPr>
        <w:ind w:left="720"/>
      </w:pPr>
      <w:r>
        <w:rPr>
          <w:sz w:val="20"/>
        </w:rPr>
        <w:t>• Multiple sheets supported (scenarios, bundles, modules)</w:t>
      </w:r>
    </w:p>
    <w:p>
      <w:pPr>
        <w:ind w:left="720"/>
      </w:pPr>
      <w:r>
        <w:rPr>
          <w:sz w:val="20"/>
        </w:rPr>
        <w:t>• Formula preservation and extraction</w:t>
      </w:r>
    </w:p>
    <w:p>
      <w:pPr>
        <w:ind w:left="720"/>
      </w:pPr>
      <w:r>
        <w:rPr>
          <w:sz w:val="20"/>
        </w:rPr>
        <w:t>• Hidden rows/columns detection</w:t>
      </w:r>
    </w:p>
    <w:p>
      <w:pPr>
        <w:ind w:left="720"/>
      </w:pPr>
      <w:r>
        <w:rPr>
          <w:sz w:val="20"/>
        </w:rPr>
        <w:t>• Comments and notes extraction</w:t>
      </w:r>
    </w:p>
    <w:p>
      <w:pPr>
        <w:ind w:left="720"/>
      </w:pPr>
      <w:r>
        <w:rPr>
          <w:sz w:val="20"/>
        </w:rPr>
        <w:t>• File size: Up to 100MB</w:t>
      </w:r>
    </w:p>
    <w:p/>
    <w:p>
      <w:pPr>
        <w:ind w:left="360"/>
      </w:pPr>
      <w:r>
        <w:rPr>
          <w:b/>
          <w:sz w:val="20"/>
        </w:rPr>
        <w:t>PDF Documents (.pdf)</w:t>
      </w:r>
    </w:p>
    <w:p>
      <w:pPr>
        <w:ind w:left="720"/>
      </w:pPr>
      <w:r>
        <w:rPr>
          <w:sz w:val="20"/>
        </w:rPr>
        <w:t>• Text-based PDFs (created digitally, not scanned)</w:t>
      </w:r>
    </w:p>
    <w:p>
      <w:pPr>
        <w:ind w:left="720"/>
      </w:pPr>
      <w:r>
        <w:rPr>
          <w:sz w:val="20"/>
        </w:rPr>
        <w:t>• Scanned PDFs with clear text (300+ DPI recommended)</w:t>
      </w:r>
    </w:p>
    <w:p>
      <w:pPr>
        <w:ind w:left="720"/>
      </w:pPr>
      <w:r>
        <w:rPr>
          <w:sz w:val="20"/>
        </w:rPr>
        <w:t>• Complex layouts with side-by-side tables</w:t>
      </w:r>
    </w:p>
    <w:p>
      <w:pPr>
        <w:ind w:left="720"/>
      </w:pPr>
      <w:r>
        <w:rPr>
          <w:sz w:val="20"/>
        </w:rPr>
        <w:t>• Merged cells and nested category structures</w:t>
      </w:r>
    </w:p>
    <w:p>
      <w:pPr>
        <w:ind w:left="720"/>
      </w:pPr>
      <w:r>
        <w:rPr>
          <w:sz w:val="20"/>
        </w:rPr>
        <w:t>• Multi-page pricing sections</w:t>
      </w:r>
    </w:p>
    <w:p>
      <w:pPr>
        <w:ind w:left="720"/>
      </w:pPr>
      <w:r>
        <w:rPr>
          <w:sz w:val="20"/>
        </w:rPr>
        <w:t>• File size: Up to 200MB</w:t>
      </w:r>
    </w:p>
    <w:p>
      <w:pPr>
        <w:ind w:left="720"/>
      </w:pPr>
      <w:r>
        <w:rPr>
          <w:sz w:val="20"/>
        </w:rPr>
        <w:t>• Note: Direct PDF extraction via Claude AI (multimodal) achieves 95-99% accuracy on complex layouts</w:t>
      </w:r>
    </w:p>
    <w:p/>
    <w:p>
      <w:r>
        <w:rPr>
          <w:b/>
          <w:sz w:val="22"/>
        </w:rPr>
        <w:t>Known Limitations &amp; Edge Cases</w:t>
      </w:r>
    </w:p>
    <w:p/>
    <w:p>
      <w:pPr>
        <w:ind w:left="360"/>
      </w:pPr>
      <w:r>
        <w:rPr>
          <w:b/>
          <w:sz w:val="20"/>
        </w:rPr>
        <w:t>Document Format Edge Cases</w:t>
      </w:r>
    </w:p>
    <w:p>
      <w:pPr>
        <w:ind w:left="720"/>
      </w:pPr>
      <w:r>
        <w:rPr>
          <w:sz w:val="20"/>
        </w:rPr>
        <w:t>• Password-protected or encrypted documents (NOT SUPPORTED - require unencrypted files)</w:t>
      </w:r>
    </w:p>
    <w:p>
      <w:pPr>
        <w:ind w:left="720"/>
      </w:pPr>
      <w:r>
        <w:rPr>
          <w:sz w:val="20"/>
        </w:rPr>
        <w:t>• Heavily corrupted files with missing data or unreadable sections</w:t>
      </w:r>
    </w:p>
    <w:p>
      <w:pPr>
        <w:ind w:left="720"/>
      </w:pPr>
      <w:r>
        <w:rPr>
          <w:sz w:val="20"/>
        </w:rPr>
        <w:t>• Documents with extreme formatting (rainbow colors, artistic layouts, non-standard fonts)</w:t>
      </w:r>
    </w:p>
    <w:p>
      <w:pPr>
        <w:ind w:left="720"/>
      </w:pPr>
      <w:r>
        <w:rPr>
          <w:sz w:val="20"/>
        </w:rPr>
        <w:t>• Image-only PDFs without OCR layer (requires OCR preprocessing)</w:t>
      </w:r>
    </w:p>
    <w:p>
      <w:pPr>
        <w:ind w:left="720"/>
      </w:pPr>
      <w:r>
        <w:rPr>
          <w:sz w:val="20"/>
        </w:rPr>
        <w:t>• Handwritten proposals or hand-annotated documents (OCR accuracy &lt;60%)</w:t>
      </w:r>
    </w:p>
    <w:p>
      <w:pPr>
        <w:ind w:left="720"/>
      </w:pPr>
      <w:r>
        <w:rPr>
          <w:sz w:val="20"/>
        </w:rPr>
        <w:t>• Non-English proposals or multi-language documents (English-only supported in Phase 2)</w:t>
      </w:r>
    </w:p>
    <w:p>
      <w:pPr>
        <w:ind w:left="720"/>
      </w:pPr>
      <w:r>
        <w:rPr>
          <w:sz w:val="20"/>
        </w:rPr>
        <w:t>• Proprietary vendor-specific formats (.proprietary, .custom) not convertible to standard formats</w:t>
      </w:r>
    </w:p>
    <w:p/>
    <w:p>
      <w:pPr>
        <w:ind w:left="360"/>
      </w:pPr>
      <w:r>
        <w:rPr>
          <w:b/>
          <w:sz w:val="20"/>
        </w:rPr>
        <w:t>Table Structure Complexities</w:t>
      </w:r>
    </w:p>
    <w:p>
      <w:pPr>
        <w:ind w:left="720"/>
      </w:pPr>
      <w:r>
        <w:rPr>
          <w:sz w:val="20"/>
        </w:rPr>
        <w:t>• Highly complex nested tables (3+ levels deep) may require manual validation</w:t>
      </w:r>
    </w:p>
    <w:p>
      <w:pPr>
        <w:ind w:left="720"/>
      </w:pPr>
      <w:r>
        <w:rPr>
          <w:sz w:val="20"/>
        </w:rPr>
        <w:t>• Tables spanning multiple pages with broken continuity</w:t>
      </w:r>
    </w:p>
    <w:p>
      <w:pPr>
        <w:ind w:left="720"/>
      </w:pPr>
      <w:r>
        <w:rPr>
          <w:sz w:val="20"/>
        </w:rPr>
        <w:t>• Rotated or sideways tables (landscape orientation within portrait pages)</w:t>
      </w:r>
    </w:p>
    <w:p>
      <w:pPr>
        <w:ind w:left="720"/>
      </w:pPr>
      <w:r>
        <w:rPr>
          <w:sz w:val="20"/>
        </w:rPr>
        <w:t>• Tables with irregular cell merging (random merged cells without pattern)</w:t>
      </w:r>
    </w:p>
    <w:p>
      <w:pPr>
        <w:ind w:left="720"/>
      </w:pPr>
      <w:r>
        <w:rPr>
          <w:sz w:val="20"/>
        </w:rPr>
        <w:t>• Pricing tables embedded in narrative text (non-tabular proposals)</w:t>
      </w:r>
    </w:p>
    <w:p>
      <w:pPr>
        <w:ind w:left="720"/>
      </w:pPr>
      <w:r>
        <w:rPr>
          <w:sz w:val="20"/>
        </w:rPr>
        <w:t>• Side-by-side comparison tables with unclear column separation</w:t>
      </w:r>
    </w:p>
    <w:p>
      <w:pPr>
        <w:ind w:left="720"/>
      </w:pPr>
      <w:r>
        <w:rPr>
          <w:sz w:val="20"/>
        </w:rPr>
        <w:t>• Tables using images or graphics instead of text (charts, diagrams)</w:t>
      </w:r>
    </w:p>
    <w:p>
      <w:pPr>
        <w:ind w:left="720"/>
      </w:pPr>
      <w:r>
        <w:rPr>
          <w:sz w:val="20"/>
        </w:rPr>
        <w:t>• Dynamically generated tables from database dumps (inconsistent structure)</w:t>
      </w:r>
    </w:p>
    <w:p/>
    <w:p>
      <w:pPr>
        <w:ind w:left="360"/>
      </w:pPr>
      <w:r>
        <w:rPr>
          <w:b/>
          <w:sz w:val="20"/>
        </w:rPr>
        <w:t>Data Quality &amp; Content Issues</w:t>
      </w:r>
    </w:p>
    <w:p>
      <w:pPr>
        <w:ind w:left="720"/>
      </w:pPr>
      <w:r>
        <w:rPr>
          <w:sz w:val="20"/>
        </w:rPr>
        <w:t>• Missing critical pricing data (blank cells, "TBD", "Contact for pricing")</w:t>
      </w:r>
    </w:p>
    <w:p>
      <w:pPr>
        <w:ind w:left="720"/>
      </w:pPr>
      <w:r>
        <w:rPr>
          <w:sz w:val="20"/>
        </w:rPr>
        <w:t>• Inconsistent units (mix of monthly/annual, per-user/per-account without clear labels)</w:t>
      </w:r>
    </w:p>
    <w:p>
      <w:pPr>
        <w:ind w:left="720"/>
      </w:pPr>
      <w:r>
        <w:rPr>
          <w:sz w:val="20"/>
        </w:rPr>
        <w:t>• Ambiguous vendor terminology (non-standard product names, internal codes)</w:t>
      </w:r>
    </w:p>
    <w:p>
      <w:pPr>
        <w:ind w:left="720"/>
      </w:pPr>
      <w:r>
        <w:rPr>
          <w:sz w:val="20"/>
        </w:rPr>
        <w:t>• Contradictory pricing (table vs narrative text showing different amounts)</w:t>
      </w:r>
    </w:p>
    <w:p>
      <w:pPr>
        <w:ind w:left="720"/>
      </w:pPr>
      <w:r>
        <w:rPr>
          <w:sz w:val="20"/>
        </w:rPr>
        <w:t>• Incomplete proposals (missing implementation fees, no contract terms)</w:t>
      </w:r>
    </w:p>
    <w:p>
      <w:pPr>
        <w:ind w:left="720"/>
      </w:pPr>
      <w:r>
        <w:rPr>
          <w:sz w:val="20"/>
        </w:rPr>
        <w:t>• Proposals with conditional pricing ("if X, then Y; otherwise Z") requiring business logic</w:t>
      </w:r>
    </w:p>
    <w:p>
      <w:pPr>
        <w:ind w:left="720"/>
      </w:pPr>
      <w:r>
        <w:rPr>
          <w:sz w:val="20"/>
        </w:rPr>
        <w:t>• Volume-based graduated pricing with 10+ tiers (may truncate to top 5 tiers)</w:t>
      </w:r>
    </w:p>
    <w:p>
      <w:pPr>
        <w:ind w:left="720"/>
      </w:pPr>
      <w:r>
        <w:rPr>
          <w:sz w:val="20"/>
        </w:rPr>
        <w:t>• Proposals referencing external appendices or separate pricing documents not provided</w:t>
      </w:r>
    </w:p>
    <w:p/>
    <w:p>
      <w:pPr>
        <w:ind w:left="360"/>
      </w:pPr>
      <w:r>
        <w:rPr>
          <w:b/>
          <w:sz w:val="20"/>
        </w:rPr>
        <w:t>Vendor-Specific Anomalies</w:t>
      </w:r>
    </w:p>
    <w:p>
      <w:pPr>
        <w:ind w:left="720"/>
      </w:pPr>
      <w:r>
        <w:rPr>
          <w:sz w:val="20"/>
        </w:rPr>
        <w:t>• New vendors not previously encountered (require 2-3 sample proposals for pattern learning)</w:t>
      </w:r>
    </w:p>
    <w:p>
      <w:pPr>
        <w:ind w:left="720"/>
      </w:pPr>
      <w:r>
        <w:rPr>
          <w:sz w:val="20"/>
        </w:rPr>
        <w:t>• Vendor format changes mid-contract (old vs new template structure)</w:t>
      </w:r>
    </w:p>
    <w:p>
      <w:pPr>
        <w:ind w:left="720"/>
      </w:pPr>
      <w:r>
        <w:rPr>
          <w:sz w:val="20"/>
        </w:rPr>
        <w:t>• Custom proposals with non-standard layouts (RFP responses, custom quotes)</w:t>
      </w:r>
    </w:p>
    <w:p>
      <w:pPr>
        <w:ind w:left="720"/>
      </w:pPr>
      <w:r>
        <w:rPr>
          <w:sz w:val="20"/>
        </w:rPr>
        <w:t>• Proposals mixing multiple vendor products (bundled deals from 2+ vendors)</w:t>
      </w:r>
    </w:p>
    <w:p>
      <w:pPr>
        <w:ind w:left="720"/>
      </w:pPr>
      <w:r>
        <w:rPr>
          <w:sz w:val="20"/>
        </w:rPr>
        <w:t>• White-labeled vendor proposals (rebadged products with altered terminology)</w:t>
      </w:r>
    </w:p>
    <w:p>
      <w:pPr>
        <w:ind w:left="720"/>
      </w:pPr>
      <w:r>
        <w:rPr>
          <w:sz w:val="20"/>
        </w:rPr>
        <w:t>• Proposals with proprietary pricing models (non-standard fee structures)</w:t>
      </w:r>
    </w:p>
    <w:p>
      <w:pPr>
        <w:ind w:left="720"/>
      </w:pPr>
      <w:r>
        <w:rPr>
          <w:sz w:val="20"/>
        </w:rPr>
        <w:t>• Redacted proposals with pricing information obscured or removed</w:t>
      </w:r>
    </w:p>
    <w:p/>
    <w:p>
      <w:pPr>
        <w:ind w:left="360"/>
      </w:pPr>
      <w:r>
        <w:rPr>
          <w:b/>
          <w:sz w:val="20"/>
        </w:rPr>
        <w:t>TCO Template Matching Edge Cases</w:t>
      </w:r>
    </w:p>
    <w:p>
      <w:pPr>
        <w:ind w:left="720"/>
      </w:pPr>
      <w:r>
        <w:rPr>
          <w:sz w:val="20"/>
        </w:rPr>
        <w:t>• Client-specific custom TCO templates not in template registry (requires manual template upload)</w:t>
      </w:r>
    </w:p>
    <w:p>
      <w:pPr>
        <w:ind w:left="720"/>
      </w:pPr>
      <w:r>
        <w:rPr>
          <w:sz w:val="20"/>
        </w:rPr>
        <w:t>• TCO templates with 50+ custom fields (may require mapping configuration)</w:t>
      </w:r>
    </w:p>
    <w:p>
      <w:pPr>
        <w:ind w:left="720"/>
      </w:pPr>
      <w:r>
        <w:rPr>
          <w:sz w:val="20"/>
        </w:rPr>
        <w:t>• Templates requiring complex calculations not supported by standard formulas</w:t>
      </w:r>
    </w:p>
    <w:p>
      <w:pPr>
        <w:ind w:left="720"/>
      </w:pPr>
      <w:r>
        <w:rPr>
          <w:sz w:val="20"/>
        </w:rPr>
        <w:t>• Templates with conditional formatting based on external data (regulatory caps, market rates)</w:t>
      </w:r>
    </w:p>
    <w:p>
      <w:pPr>
        <w:ind w:left="720"/>
      </w:pPr>
      <w:r>
        <w:rPr>
          <w:sz w:val="20"/>
        </w:rPr>
        <w:t>• Multi-currency TCO templates (USD-only supported in Phase 2)</w:t>
      </w:r>
    </w:p>
    <w:p>
      <w:pPr>
        <w:ind w:left="720"/>
      </w:pPr>
      <w:r>
        <w:rPr>
          <w:sz w:val="20"/>
        </w:rPr>
        <w:t>• Templates requiring manual approval workflows not yet configured</w:t>
      </w:r>
    </w:p>
    <w:p>
      <w:pPr>
        <w:ind w:left="720"/>
      </w:pPr>
      <w:r>
        <w:rPr>
          <w:sz w:val="20"/>
        </w:rPr>
        <w:t>• Historical templates from 5+ years ago (obsolete field structures)</w:t>
      </w:r>
    </w:p>
    <w:p/>
    <w:p>
      <w:pPr>
        <w:ind w:left="360"/>
      </w:pPr>
      <w:r>
        <w:rPr>
          <w:b/>
          <w:sz w:val="20"/>
        </w:rPr>
        <w:t>Volume &amp; Performance Edge Cases</w:t>
      </w:r>
    </w:p>
    <w:p>
      <w:pPr>
        <w:ind w:left="720"/>
      </w:pPr>
      <w:r>
        <w:rPr>
          <w:sz w:val="20"/>
        </w:rPr>
        <w:t>• Batch uploads exceeding 50 proposals simultaneously (may trigger rate limiting)</w:t>
      </w:r>
    </w:p>
    <w:p>
      <w:pPr>
        <w:ind w:left="720"/>
      </w:pPr>
      <w:r>
        <w:rPr>
          <w:sz w:val="20"/>
        </w:rPr>
        <w:t>• Individual proposal files exceeding 200MB (require manual splitting)</w:t>
      </w:r>
    </w:p>
    <w:p>
      <w:pPr>
        <w:ind w:left="720"/>
      </w:pPr>
      <w:r>
        <w:rPr>
          <w:sz w:val="20"/>
        </w:rPr>
        <w:t>• Proposals with 500+ line items (processing time may exceed 5 minutes)</w:t>
      </w:r>
    </w:p>
    <w:p>
      <w:pPr>
        <w:ind w:left="720"/>
      </w:pPr>
      <w:r>
        <w:rPr>
          <w:sz w:val="20"/>
        </w:rPr>
        <w:t>• Concurrent processing requests exceeding worker pool capacity (queue delays)</w:t>
      </w:r>
    </w:p>
    <w:p>
      <w:pPr>
        <w:ind w:left="720"/>
      </w:pPr>
      <w:r>
        <w:rPr>
          <w:sz w:val="20"/>
        </w:rPr>
        <w:t>• API rate limits during peak usage (Claude API throttling)</w:t>
      </w:r>
    </w:p>
    <w:p>
      <w:pPr>
        <w:ind w:left="720"/>
      </w:pPr>
      <w:r>
        <w:rPr>
          <w:sz w:val="20"/>
        </w:rPr>
        <w:t>• Disk storage approaching capacity (proposals &gt;1GB total size)</w:t>
      </w:r>
    </w:p>
    <w:p>
      <w:pPr>
        <w:ind w:left="720"/>
      </w:pPr>
      <w:r>
        <w:rPr>
          <w:sz w:val="20"/>
        </w:rPr>
        <w:t>• Network interruptions during long-running extractions (require resume capability)</w:t>
      </w:r>
    </w:p>
    <w:p/>
    <w:p>
      <w:r>
        <w:rPr>
          <w:b/>
          <w:sz w:val="22"/>
        </w:rPr>
        <w:t>Mitigation Strategies &amp; Fallback Procedures</w:t>
      </w:r>
    </w:p>
    <w:p/>
    <w:p>
      <w:pPr>
        <w:ind w:left="360"/>
      </w:pPr>
      <w:r>
        <w:rPr>
          <w:b/>
          <w:sz w:val="20"/>
        </w:rPr>
        <w:t>When Edge Cases Occur</w:t>
      </w:r>
    </w:p>
    <w:p>
      <w:pPr>
        <w:ind w:left="720"/>
      </w:pPr>
      <w:r>
        <w:rPr>
          <w:sz w:val="20"/>
        </w:rPr>
        <w:t>• Confidence Scoring: All extractions include per-field confidence scores (0-100%)</w:t>
      </w:r>
    </w:p>
    <w:p>
      <w:pPr>
        <w:ind w:left="720"/>
      </w:pPr>
      <w:r>
        <w:rPr>
          <w:sz w:val="20"/>
        </w:rPr>
        <w:t>• Two-Bucket Routing: Low-confidence items (&lt;90%) automatically flagged for manual review</w:t>
      </w:r>
    </w:p>
    <w:p>
      <w:pPr>
        <w:ind w:left="720"/>
      </w:pPr>
      <w:r>
        <w:rPr>
          <w:sz w:val="20"/>
        </w:rPr>
        <w:t>• Manual Review Queue: Web UI allows reviewers to validate, correct, and approve flagged items</w:t>
      </w:r>
    </w:p>
    <w:p>
      <w:pPr>
        <w:ind w:left="720"/>
      </w:pPr>
      <w:r>
        <w:rPr>
          <w:sz w:val="20"/>
        </w:rPr>
        <w:t>• Feedback Loop: Manual corrections captured and used to improve future extractions</w:t>
      </w:r>
    </w:p>
    <w:p>
      <w:pPr>
        <w:ind w:left="720"/>
      </w:pPr>
      <w:r>
        <w:rPr>
          <w:sz w:val="20"/>
        </w:rPr>
        <w:t>• Partial Success Handling: System extracts what it can, flags incomplete sections</w:t>
      </w:r>
    </w:p>
    <w:p>
      <w:pPr>
        <w:ind w:left="720"/>
      </w:pPr>
      <w:r>
        <w:rPr>
          <w:sz w:val="20"/>
        </w:rPr>
        <w:t>• Expert Escalation: Complex edge cases routed to designated subject matter experts</w:t>
      </w:r>
    </w:p>
    <w:p/>
    <w:p>
      <w:pPr>
        <w:ind w:left="360"/>
      </w:pPr>
      <w:r>
        <w:rPr>
          <w:b/>
          <w:sz w:val="20"/>
        </w:rPr>
        <w:t>Preprocessing Requirements</w:t>
      </w:r>
    </w:p>
    <w:p>
      <w:pPr>
        <w:ind w:left="720"/>
      </w:pPr>
      <w:r>
        <w:rPr>
          <w:sz w:val="20"/>
        </w:rPr>
        <w:t>• Password-protected files: Client must provide unencrypted versions</w:t>
      </w:r>
    </w:p>
    <w:p>
      <w:pPr>
        <w:ind w:left="720"/>
      </w:pPr>
      <w:r>
        <w:rPr>
          <w:sz w:val="20"/>
        </w:rPr>
        <w:t>• Scanned PDFs: Client provides OCR-processed files or originals for OCR preprocessing</w:t>
      </w:r>
    </w:p>
    <w:p>
      <w:pPr>
        <w:ind w:left="720"/>
      </w:pPr>
      <w:r>
        <w:rPr>
          <w:sz w:val="20"/>
        </w:rPr>
        <w:t>• Non-English proposals: Client provides English translations or waits for multi-language support</w:t>
      </w:r>
    </w:p>
    <w:p>
      <w:pPr>
        <w:ind w:left="720"/>
      </w:pPr>
      <w:r>
        <w:rPr>
          <w:sz w:val="20"/>
        </w:rPr>
        <w:t>• Missing appendices: Client uploads all referenced documents for complete extraction</w:t>
      </w:r>
    </w:p>
    <w:p>
      <w:pPr>
        <w:ind w:left="720"/>
      </w:pPr>
      <w:r>
        <w:rPr>
          <w:sz w:val="20"/>
        </w:rPr>
        <w:t>• Corrupted files: Client re-exports from source system or provides alternative format</w:t>
      </w:r>
    </w:p>
    <w:p>
      <w:pPr>
        <w:ind w:left="720"/>
      </w:pPr>
      <w:r>
        <w:rPr>
          <w:sz w:val="20"/>
        </w:rPr>
        <w:t>• Proprietary formats: Client converts to Word, Excel, or PDF before upload</w:t>
      </w:r>
    </w:p>
    <w:p/>
    <w:p>
      <w:pPr>
        <w:ind w:left="360"/>
      </w:pPr>
      <w:r>
        <w:rPr>
          <w:b/>
          <w:sz w:val="20"/>
        </w:rPr>
        <w:t>Discovery Phase Validation</w:t>
      </w:r>
    </w:p>
    <w:p>
      <w:pPr>
        <w:ind w:left="720"/>
      </w:pPr>
      <w:r>
        <w:rPr>
          <w:sz w:val="20"/>
        </w:rPr>
        <w:t>• Historical inventory identifies edge case frequency (% of proposals affected)</w:t>
      </w:r>
    </w:p>
    <w:p>
      <w:pPr>
        <w:ind w:left="720"/>
      </w:pPr>
      <w:r>
        <w:rPr>
          <w:sz w:val="20"/>
        </w:rPr>
        <w:t>• Sample testing on 10-20 historical files validates accuracy across formats</w:t>
      </w:r>
    </w:p>
    <w:p>
      <w:pPr>
        <w:ind w:left="720"/>
      </w:pPr>
      <w:r>
        <w:rPr>
          <w:sz w:val="20"/>
        </w:rPr>
        <w:t>• Template analysis documents custom fields requiring special handling</w:t>
      </w:r>
    </w:p>
    <w:p>
      <w:pPr>
        <w:ind w:left="720"/>
      </w:pPr>
      <w:r>
        <w:rPr>
          <w:sz w:val="20"/>
        </w:rPr>
        <w:t>• Vendor pattern analysis identifies vendors requiring custom extraction rules</w:t>
      </w:r>
    </w:p>
    <w:p>
      <w:pPr>
        <w:ind w:left="720"/>
      </w:pPr>
      <w:r>
        <w:rPr>
          <w:sz w:val="20"/>
        </w:rPr>
        <w:t>• Volume testing confirms system capacity for client-specific proposal sizes</w:t>
      </w:r>
    </w:p>
    <w:p>
      <w:pPr>
        <w:ind w:left="720"/>
      </w:pPr>
      <w:r>
        <w:rPr>
          <w:sz w:val="20"/>
        </w:rPr>
        <w:t>• Edge case playbook developed documenting known issues and resolutions</w:t>
      </w:r>
    </w:p>
    <w:p/>
    <w:p>
      <w:r>
        <w:rPr>
          <w:b/>
          <w:sz w:val="22"/>
        </w:rPr>
        <w:t>Out-of-Scope Scenarios (Require Future Enhancement)</w:t>
      </w:r>
    </w:p>
    <w:p/>
    <w:p>
      <w:pPr>
        <w:ind w:left="360"/>
      </w:pPr>
      <w:r>
        <w:rPr>
          <w:b/>
          <w:sz w:val="20"/>
        </w:rPr>
        <w:t>Phase 2 Exclusions</w:t>
      </w:r>
    </w:p>
    <w:p>
      <w:pPr>
        <w:ind w:left="720"/>
      </w:pPr>
      <w:r>
        <w:rPr>
          <w:sz w:val="20"/>
        </w:rPr>
        <w:t>• Real-time proposal analysis (proposals analyzed on-demand, not during vendor meetings)</w:t>
      </w:r>
    </w:p>
    <w:p>
      <w:pPr>
        <w:ind w:left="720"/>
      </w:pPr>
      <w:r>
        <w:rPr>
          <w:sz w:val="20"/>
        </w:rPr>
        <w:t>• Proposals in languages other than English (multi-language support planned for Phase 3)</w:t>
      </w:r>
    </w:p>
    <w:p>
      <w:pPr>
        <w:ind w:left="720"/>
      </w:pPr>
      <w:r>
        <w:rPr>
          <w:sz w:val="20"/>
        </w:rPr>
        <w:t>• Integration with vendor portals for automatic proposal download (manual upload required)</w:t>
      </w:r>
    </w:p>
    <w:p>
      <w:pPr>
        <w:ind w:left="720"/>
      </w:pPr>
      <w:r>
        <w:rPr>
          <w:sz w:val="20"/>
        </w:rPr>
        <w:t>• Automated contract term extraction (focus on pricing only; terms require manual entry)</w:t>
      </w:r>
    </w:p>
    <w:p>
      <w:pPr>
        <w:ind w:left="720"/>
      </w:pPr>
      <w:r>
        <w:rPr>
          <w:sz w:val="20"/>
        </w:rPr>
        <w:t>• Predictive pricing modeling (benchmarking available; forecasting requires ML training)</w:t>
      </w:r>
    </w:p>
    <w:p>
      <w:pPr>
        <w:ind w:left="720"/>
      </w:pPr>
      <w:r>
        <w:rPr>
          <w:sz w:val="20"/>
        </w:rPr>
        <w:t>• Multi-currency support and FX conversion (USD-only in Phase 2)</w:t>
      </w:r>
    </w:p>
    <w:p>
      <w:pPr>
        <w:ind w:left="720"/>
      </w:pPr>
      <w:r>
        <w:rPr>
          <w:sz w:val="20"/>
        </w:rPr>
        <w:t>• Custom business rule engines for client-specific pricing logic</w:t>
      </w:r>
    </w:p>
    <w:p>
      <w:pPr>
        <w:ind w:left="720"/>
      </w:pPr>
      <w:r>
        <w:rPr>
          <w:sz w:val="20"/>
        </w:rPr>
        <w:t>• Proposals requiring external data enrichment (market rates, competitor pricing)</w:t>
      </w:r>
    </w:p>
    <w:p/>
    <w:p>
      <w:r>
        <w:rPr>
          <w:b/>
          <w:sz w:val="22"/>
        </w:rPr>
        <w:t>Success Criteria &amp; Quality Gates</w:t>
      </w:r>
    </w:p>
    <w:p/>
    <w:p>
      <w:pPr>
        <w:ind w:left="360"/>
      </w:pPr>
      <w:r>
        <w:rPr>
          <w:b/>
          <w:sz w:val="20"/>
        </w:rPr>
        <w:t>Acceptance Thresholds</w:t>
      </w:r>
    </w:p>
    <w:p>
      <w:pPr>
        <w:ind w:left="720"/>
      </w:pPr>
      <w:r>
        <w:rPr>
          <w:sz w:val="20"/>
        </w:rPr>
        <w:t>• Extraction Accuracy: ≥95% for well-structured proposals (clean Word/Excel/PDF)</w:t>
      </w:r>
    </w:p>
    <w:p>
      <w:pPr>
        <w:ind w:left="720"/>
      </w:pPr>
      <w:r>
        <w:rPr>
          <w:sz w:val="20"/>
        </w:rPr>
        <w:t>• Extraction Accuracy: ≥85% for complex/scanned proposals (with OCR)</w:t>
      </w:r>
    </w:p>
    <w:p>
      <w:pPr>
        <w:ind w:left="720"/>
      </w:pPr>
      <w:r>
        <w:rPr>
          <w:sz w:val="20"/>
        </w:rPr>
        <w:t>• Auto-Accept Rate: ≥70% of proposals processed without manual intervention</w:t>
      </w:r>
    </w:p>
    <w:p>
      <w:pPr>
        <w:ind w:left="720"/>
      </w:pPr>
      <w:r>
        <w:rPr>
          <w:sz w:val="20"/>
        </w:rPr>
        <w:t>• Processing Time: &lt;5 minutes per proposal (end-to-end)</w:t>
      </w:r>
    </w:p>
    <w:p>
      <w:pPr>
        <w:ind w:left="720"/>
      </w:pPr>
      <w:r>
        <w:rPr>
          <w:sz w:val="20"/>
        </w:rPr>
        <w:t>• Template Matching: ≥95% correct template selection</w:t>
      </w:r>
    </w:p>
    <w:p>
      <w:pPr>
        <w:ind w:left="720"/>
      </w:pPr>
      <w:r>
        <w:rPr>
          <w:sz w:val="20"/>
        </w:rPr>
        <w:t>• Data Completeness: ≥90% of required fields populated</w:t>
      </w:r>
    </w:p>
    <w:p>
      <w:pPr>
        <w:ind w:left="720"/>
      </w:pPr>
      <w:r>
        <w:rPr>
          <w:sz w:val="20"/>
        </w:rPr>
        <w:t>• False Positive Rate: &lt;5% (incorrect data accepted as confident)</w:t>
      </w:r>
    </w:p>
    <w:p/>
    <w:p>
      <w:pPr>
        <w:ind w:left="360"/>
      </w:pPr>
      <w:r>
        <w:rPr>
          <w:b/>
          <w:sz w:val="20"/>
        </w:rPr>
        <w:t>Quality Validation Process</w:t>
      </w:r>
    </w:p>
    <w:p>
      <w:pPr>
        <w:ind w:left="720"/>
      </w:pPr>
      <w:r>
        <w:rPr>
          <w:sz w:val="20"/>
        </w:rPr>
        <w:t>• Random sampling: 10% of auto-accepted proposals manually audited weekly</w:t>
      </w:r>
    </w:p>
    <w:p>
      <w:pPr>
        <w:ind w:left="720"/>
      </w:pPr>
      <w:r>
        <w:rPr>
          <w:sz w:val="20"/>
        </w:rPr>
        <w:t>• Confidence calibration: Periodic validation that 90% confidence = 90% accuracy</w:t>
      </w:r>
    </w:p>
    <w:p>
      <w:pPr>
        <w:ind w:left="720"/>
      </w:pPr>
      <w:r>
        <w:rPr>
          <w:sz w:val="20"/>
        </w:rPr>
        <w:t>• Edge case tracking: All flagged items logged with resolution outcomes</w:t>
      </w:r>
    </w:p>
    <w:p>
      <w:pPr>
        <w:ind w:left="720"/>
      </w:pPr>
      <w:r>
        <w:rPr>
          <w:sz w:val="20"/>
        </w:rPr>
        <w:t>• Accuracy trending: Monthly reports on extraction quality by vendor and format</w:t>
      </w:r>
    </w:p>
    <w:p>
      <w:pPr>
        <w:ind w:left="720"/>
      </w:pPr>
      <w:r>
        <w:rPr>
          <w:sz w:val="20"/>
        </w:rPr>
        <w:t>• Client feedback loops: Quarterly reviews of accuracy and edge case handling</w:t>
      </w:r>
    </w:p>
    <w:p>
      <w:pPr>
        <w:ind w:left="720"/>
      </w:pPr>
      <w:r>
        <w:rPr>
          <w:sz w:val="20"/>
        </w:rPr>
        <w:t>• Continuous improvement: Bi-weekly model retraining with corrected data</w:t>
      </w:r>
    </w:p>
    <w:p/>
    <w:p w14:paraId="37050A62" w14:textId="77777777" w:rsidR="004D3294" w:rsidRDefault="00000000">
      <w:pPr>
        <w:pStyle w:val="Heading3"/>
      </w:pPr>
      <w:r>
        <w:t>2.1.2 Historical Proposal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1072640E" w14:textId="77777777">
        <w:tc>
          <w:tcPr>
            <w:tcW w:w="2880" w:type="dxa"/>
            <w:shd w:val="clear" w:color="auto" w:fill="1F4E79"/>
          </w:tcPr>
          <w:p w14:paraId="576C1C61" w14:textId="77777777" w:rsidR="004D329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698999B7" w14:textId="77777777" w:rsidR="004D3294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880" w:type="dxa"/>
            <w:shd w:val="clear" w:color="auto" w:fill="1F4E79"/>
          </w:tcPr>
          <w:p w14:paraId="5EDAF192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D3294" w14:paraId="4968D722" w14:textId="77777777">
        <w:tc>
          <w:tcPr>
            <w:tcW w:w="2880" w:type="dxa"/>
          </w:tcPr>
          <w:p w14:paraId="0F7523C9" w14:textId="77777777" w:rsidR="004D3294" w:rsidRDefault="00000000">
            <w:r>
              <w:t>2.1.2.1</w:t>
            </w:r>
          </w:p>
        </w:tc>
        <w:tc>
          <w:tcPr>
            <w:tcW w:w="2880" w:type="dxa"/>
          </w:tcPr>
          <w:p w14:paraId="1BEAA06D" w14:textId="77777777" w:rsidR="004D3294" w:rsidRDefault="00000000">
            <w:r>
              <w:t>Bulk Import Utility</w:t>
            </w:r>
          </w:p>
        </w:tc>
        <w:tc>
          <w:tcPr>
            <w:tcW w:w="2880" w:type="dxa"/>
          </w:tcPr>
          <w:p w14:paraId="1319373D" w14:textId="77777777" w:rsidR="004D3294" w:rsidRDefault="00000000">
            <w:r>
              <w:t>Tool to ingest historical proposal archives</w:t>
            </w:r>
          </w:p>
        </w:tc>
      </w:tr>
      <w:tr w:rsidR="004D3294" w14:paraId="373A54EA" w14:textId="77777777">
        <w:tc>
          <w:tcPr>
            <w:tcW w:w="2880" w:type="dxa"/>
          </w:tcPr>
          <w:p w14:paraId="56120120" w14:textId="77777777" w:rsidR="004D3294" w:rsidRDefault="00000000">
            <w:r>
              <w:t>2.1.2.2</w:t>
            </w:r>
          </w:p>
        </w:tc>
        <w:tc>
          <w:tcPr>
            <w:tcW w:w="2880" w:type="dxa"/>
          </w:tcPr>
          <w:p w14:paraId="0BC2174C" w14:textId="77777777" w:rsidR="004D3294" w:rsidRDefault="00000000">
            <w:r>
              <w:t>Document Classification</w:t>
            </w:r>
          </w:p>
        </w:tc>
        <w:tc>
          <w:tcPr>
            <w:tcW w:w="2880" w:type="dxa"/>
          </w:tcPr>
          <w:p w14:paraId="30047CF3" w14:textId="77777777" w:rsidR="004D3294" w:rsidRDefault="00000000">
            <w:r>
              <w:t>Auto-detect vendor type (FIS/JH) and document format</w:t>
            </w:r>
          </w:p>
        </w:tc>
      </w:tr>
      <w:tr w:rsidR="004D3294" w14:paraId="3821A0CE" w14:textId="77777777">
        <w:tc>
          <w:tcPr>
            <w:tcW w:w="2880" w:type="dxa"/>
          </w:tcPr>
          <w:p w14:paraId="53D8584B" w14:textId="77777777" w:rsidR="004D3294" w:rsidRDefault="00000000">
            <w:r>
              <w:t>2.1.2.3</w:t>
            </w:r>
          </w:p>
        </w:tc>
        <w:tc>
          <w:tcPr>
            <w:tcW w:w="2880" w:type="dxa"/>
          </w:tcPr>
          <w:p w14:paraId="2DC0136F" w14:textId="77777777" w:rsidR="004D3294" w:rsidRDefault="00000000">
            <w:r>
              <w:t>Version Handling</w:t>
            </w:r>
          </w:p>
        </w:tc>
        <w:tc>
          <w:tcPr>
            <w:tcW w:w="2880" w:type="dxa"/>
          </w:tcPr>
          <w:p w14:paraId="3CB6492A" w14:textId="77777777" w:rsidR="004D3294" w:rsidRDefault="00000000">
            <w:r>
              <w:t>Support for legacy document formats and variations</w:t>
            </w:r>
          </w:p>
        </w:tc>
      </w:tr>
      <w:tr w:rsidR="004D3294" w14:paraId="70FACA38" w14:textId="77777777">
        <w:tc>
          <w:tcPr>
            <w:tcW w:w="2880" w:type="dxa"/>
          </w:tcPr>
          <w:p w14:paraId="7D22E2C9" w14:textId="77777777" w:rsidR="004D3294" w:rsidRDefault="00000000">
            <w:r>
              <w:t>2.1.2.4</w:t>
            </w:r>
          </w:p>
        </w:tc>
        <w:tc>
          <w:tcPr>
            <w:tcW w:w="2880" w:type="dxa"/>
          </w:tcPr>
          <w:p w14:paraId="3E634510" w14:textId="77777777" w:rsidR="004D3294" w:rsidRDefault="00000000">
            <w:r>
              <w:t>De-duplication Logic</w:t>
            </w:r>
          </w:p>
        </w:tc>
        <w:tc>
          <w:tcPr>
            <w:tcW w:w="2880" w:type="dxa"/>
          </w:tcPr>
          <w:p w14:paraId="015D3D06" w14:textId="77777777" w:rsidR="004D3294" w:rsidRDefault="00000000">
            <w:r>
              <w:t>Identify and handle duplicate proposals</w:t>
            </w:r>
          </w:p>
        </w:tc>
      </w:tr>
      <w:tr w:rsidR="004D3294" w14:paraId="0C75E72E" w14:textId="77777777">
        <w:tc>
          <w:tcPr>
            <w:tcW w:w="2880" w:type="dxa"/>
          </w:tcPr>
          <w:p w14:paraId="602CCBA4" w14:textId="77777777" w:rsidR="004D3294" w:rsidRDefault="00000000">
            <w:r>
              <w:t>2.1.2.5</w:t>
            </w:r>
          </w:p>
        </w:tc>
        <w:tc>
          <w:tcPr>
            <w:tcW w:w="2880" w:type="dxa"/>
          </w:tcPr>
          <w:p w14:paraId="318D3D5A" w14:textId="77777777" w:rsidR="004D3294" w:rsidRDefault="00000000">
            <w:r>
              <w:t>Historical Data Store</w:t>
            </w:r>
          </w:p>
        </w:tc>
        <w:tc>
          <w:tcPr>
            <w:tcW w:w="2880" w:type="dxa"/>
          </w:tcPr>
          <w:p w14:paraId="12777952" w14:textId="77777777" w:rsidR="004D3294" w:rsidRDefault="00000000">
            <w:r>
              <w:t>Structured storage for processed historical data</w:t>
            </w:r>
          </w:p>
        </w:tc>
      </w:tr>
    </w:tbl>
    <w:p w14:paraId="22327F84" w14:textId="77777777" w:rsidR="004D3294" w:rsidRDefault="00000000">
      <w:pPr>
        <w:pStyle w:val="Heading3"/>
      </w:pPr>
      <w:r>
        <w:t>2.1.3 Multi-Model TCO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17907FCF" w14:textId="77777777">
        <w:tc>
          <w:tcPr>
            <w:tcW w:w="2880" w:type="dxa"/>
            <w:shd w:val="clear" w:color="auto" w:fill="1F4E79"/>
          </w:tcPr>
          <w:p w14:paraId="0652C073" w14:textId="77777777" w:rsidR="004D329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2FADB8EC" w14:textId="77777777" w:rsidR="004D3294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880" w:type="dxa"/>
            <w:shd w:val="clear" w:color="auto" w:fill="1F4E79"/>
          </w:tcPr>
          <w:p w14:paraId="369BF19A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D3294" w14:paraId="5067C984" w14:textId="77777777">
        <w:tc>
          <w:tcPr>
            <w:tcW w:w="2880" w:type="dxa"/>
          </w:tcPr>
          <w:p w14:paraId="1D83DA07" w14:textId="77777777" w:rsidR="004D3294" w:rsidRDefault="00000000">
            <w:r>
              <w:t>2.1.3.1</w:t>
            </w:r>
          </w:p>
        </w:tc>
        <w:tc>
          <w:tcPr>
            <w:tcW w:w="2880" w:type="dxa"/>
          </w:tcPr>
          <w:p w14:paraId="6650105D" w14:textId="77777777" w:rsidR="004D3294" w:rsidRDefault="00000000">
            <w:r>
              <w:t>Template Registry</w:t>
            </w:r>
          </w:p>
        </w:tc>
        <w:tc>
          <w:tcPr>
            <w:tcW w:w="2880" w:type="dxa"/>
          </w:tcPr>
          <w:p w14:paraId="2890A71D" w14:textId="77777777" w:rsidR="004D3294" w:rsidRDefault="00000000">
            <w:r>
              <w:t>Centralized management of multiple TCO templates</w:t>
            </w:r>
          </w:p>
        </w:tc>
      </w:tr>
      <w:tr w:rsidR="004D3294" w14:paraId="0EB2B94B" w14:textId="77777777">
        <w:tc>
          <w:tcPr>
            <w:tcW w:w="2880" w:type="dxa"/>
          </w:tcPr>
          <w:p w14:paraId="38AABFD2" w14:textId="77777777" w:rsidR="004D3294" w:rsidRDefault="00000000">
            <w:r>
              <w:t>2.1.3.2</w:t>
            </w:r>
          </w:p>
        </w:tc>
        <w:tc>
          <w:tcPr>
            <w:tcW w:w="2880" w:type="dxa"/>
          </w:tcPr>
          <w:p w14:paraId="098DA03A" w14:textId="77777777" w:rsidR="004D3294" w:rsidRDefault="00000000">
            <w:r>
              <w:t>Template Detection</w:t>
            </w:r>
          </w:p>
        </w:tc>
        <w:tc>
          <w:tcPr>
            <w:tcW w:w="2880" w:type="dxa"/>
          </w:tcPr>
          <w:p w14:paraId="194888BF" w14:textId="77777777" w:rsidR="004D3294" w:rsidRDefault="00000000">
            <w:r>
              <w:t>Auto-match proposals to appropriate TCO model</w:t>
            </w:r>
          </w:p>
        </w:tc>
      </w:tr>
      <w:tr w:rsidR="004D3294" w14:paraId="005C1D61" w14:textId="77777777">
        <w:tc>
          <w:tcPr>
            <w:tcW w:w="2880" w:type="dxa"/>
          </w:tcPr>
          <w:p w14:paraId="797B24AB" w14:textId="77777777" w:rsidR="004D3294" w:rsidRDefault="00000000">
            <w:r>
              <w:t>2.1.3.3</w:t>
            </w:r>
          </w:p>
        </w:tc>
        <w:tc>
          <w:tcPr>
            <w:tcW w:w="2880" w:type="dxa"/>
          </w:tcPr>
          <w:p w14:paraId="043ABDB2" w14:textId="77777777" w:rsidR="004D3294" w:rsidRDefault="00000000">
            <w:r>
              <w:t>Dynamic Column Mapping</w:t>
            </w:r>
          </w:p>
        </w:tc>
        <w:tc>
          <w:tcPr>
            <w:tcW w:w="2880" w:type="dxa"/>
          </w:tcPr>
          <w:p w14:paraId="5C8BF5A8" w14:textId="77777777" w:rsidR="004D3294" w:rsidRDefault="00000000">
            <w:r>
              <w:t>Configurable field-to-column mappings per template</w:t>
            </w:r>
          </w:p>
        </w:tc>
      </w:tr>
      <w:tr w:rsidR="004D3294" w14:paraId="367ACEE7" w14:textId="77777777">
        <w:tc>
          <w:tcPr>
            <w:tcW w:w="2880" w:type="dxa"/>
          </w:tcPr>
          <w:p w14:paraId="68DFC291" w14:textId="77777777" w:rsidR="004D3294" w:rsidRDefault="00000000">
            <w:r>
              <w:t>2.1.3.4</w:t>
            </w:r>
          </w:p>
        </w:tc>
        <w:tc>
          <w:tcPr>
            <w:tcW w:w="2880" w:type="dxa"/>
          </w:tcPr>
          <w:p w14:paraId="6B381495" w14:textId="77777777" w:rsidR="004D3294" w:rsidRDefault="00000000">
            <w:r>
              <w:t>Template Versioning</w:t>
            </w:r>
          </w:p>
        </w:tc>
        <w:tc>
          <w:tcPr>
            <w:tcW w:w="2880" w:type="dxa"/>
          </w:tcPr>
          <w:p w14:paraId="617A9389" w14:textId="77777777" w:rsidR="004D3294" w:rsidRDefault="00000000">
            <w:r>
              <w:t>Track and manage template versions</w:t>
            </w:r>
          </w:p>
        </w:tc>
      </w:tr>
      <w:tr w:rsidR="004D3294" w14:paraId="2F8F850E" w14:textId="77777777">
        <w:tc>
          <w:tcPr>
            <w:tcW w:w="2880" w:type="dxa"/>
          </w:tcPr>
          <w:p w14:paraId="20604F7C" w14:textId="77777777" w:rsidR="004D3294" w:rsidRDefault="00000000">
            <w:r>
              <w:t>2.1.3.5</w:t>
            </w:r>
          </w:p>
        </w:tc>
        <w:tc>
          <w:tcPr>
            <w:tcW w:w="2880" w:type="dxa"/>
          </w:tcPr>
          <w:p w14:paraId="29D5FA2D" w14:textId="77777777" w:rsidR="004D3294" w:rsidRDefault="00000000">
            <w:r>
              <w:t>Custom Template Support</w:t>
            </w:r>
          </w:p>
        </w:tc>
        <w:tc>
          <w:tcPr>
            <w:tcW w:w="2880" w:type="dxa"/>
          </w:tcPr>
          <w:p w14:paraId="10EB57AF" w14:textId="77777777" w:rsidR="004D3294" w:rsidRDefault="00000000">
            <w:r>
              <w:t>Ability to add new TCO models without code changes</w:t>
            </w:r>
          </w:p>
        </w:tc>
      </w:tr>
    </w:tbl>
    <w:p w14:paraId="2FF03192" w14:textId="77777777" w:rsidR="004D3294" w:rsidRDefault="00000000">
      <w:pPr>
        <w:pStyle w:val="Heading3"/>
      </w:pPr>
      <w:r>
        <w:lastRenderedPageBreak/>
        <w:t>2.1.4 Quality Assurance &amp;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430200C8" w14:textId="77777777">
        <w:tc>
          <w:tcPr>
            <w:tcW w:w="2880" w:type="dxa"/>
            <w:shd w:val="clear" w:color="auto" w:fill="1F4E79"/>
          </w:tcPr>
          <w:p w14:paraId="2CAA6C75" w14:textId="77777777" w:rsidR="004D329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210F83BF" w14:textId="77777777" w:rsidR="004D3294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880" w:type="dxa"/>
            <w:shd w:val="clear" w:color="auto" w:fill="1F4E79"/>
          </w:tcPr>
          <w:p w14:paraId="6B3DF58D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D3294" w14:paraId="538B287D" w14:textId="77777777">
        <w:tc>
          <w:tcPr>
            <w:tcW w:w="2880" w:type="dxa"/>
          </w:tcPr>
          <w:p w14:paraId="3EE4DB7D" w14:textId="77777777" w:rsidR="004D3294" w:rsidRDefault="00000000">
            <w:r>
              <w:t>2.1.4.1</w:t>
            </w:r>
          </w:p>
        </w:tc>
        <w:tc>
          <w:tcPr>
            <w:tcW w:w="2880" w:type="dxa"/>
          </w:tcPr>
          <w:p w14:paraId="6CC51449" w14:textId="77777777" w:rsidR="004D3294" w:rsidRDefault="00000000">
            <w:r>
              <w:t>Confidence Threshold Rules</w:t>
            </w:r>
          </w:p>
        </w:tc>
        <w:tc>
          <w:tcPr>
            <w:tcW w:w="2880" w:type="dxa"/>
          </w:tcPr>
          <w:p w14:paraId="5FA83877" w14:textId="77777777" w:rsidR="004D3294" w:rsidRDefault="00000000">
            <w:r>
              <w:t>Configurable thresholds per field type</w:t>
            </w:r>
          </w:p>
        </w:tc>
      </w:tr>
      <w:tr w:rsidR="004D3294" w14:paraId="6C2488F6" w14:textId="77777777">
        <w:tc>
          <w:tcPr>
            <w:tcW w:w="2880" w:type="dxa"/>
          </w:tcPr>
          <w:p w14:paraId="1C9D1589" w14:textId="77777777" w:rsidR="004D3294" w:rsidRDefault="00000000">
            <w:r>
              <w:t>2.1.4.2</w:t>
            </w:r>
          </w:p>
        </w:tc>
        <w:tc>
          <w:tcPr>
            <w:tcW w:w="2880" w:type="dxa"/>
          </w:tcPr>
          <w:p w14:paraId="514FDF3E" w14:textId="77777777" w:rsidR="004D3294" w:rsidRDefault="00000000">
            <w:r>
              <w:t>Exception Queue</w:t>
            </w:r>
          </w:p>
        </w:tc>
        <w:tc>
          <w:tcPr>
            <w:tcW w:w="2880" w:type="dxa"/>
          </w:tcPr>
          <w:p w14:paraId="00342964" w14:textId="77777777" w:rsidR="004D3294" w:rsidRDefault="00000000">
            <w:r>
              <w:t>Manual review workflow for low-confidence extractions</w:t>
            </w:r>
          </w:p>
        </w:tc>
      </w:tr>
      <w:tr w:rsidR="004D3294" w14:paraId="105B2B96" w14:textId="77777777">
        <w:tc>
          <w:tcPr>
            <w:tcW w:w="2880" w:type="dxa"/>
          </w:tcPr>
          <w:p w14:paraId="50A748F1" w14:textId="77777777" w:rsidR="004D3294" w:rsidRDefault="00000000">
            <w:r>
              <w:t>2.1.4.3</w:t>
            </w:r>
          </w:p>
        </w:tc>
        <w:tc>
          <w:tcPr>
            <w:tcW w:w="2880" w:type="dxa"/>
          </w:tcPr>
          <w:p w14:paraId="3CA62C47" w14:textId="77777777" w:rsidR="004D3294" w:rsidRDefault="00000000">
            <w:r>
              <w:t>Validation Reports</w:t>
            </w:r>
          </w:p>
        </w:tc>
        <w:tc>
          <w:tcPr>
            <w:tcW w:w="2880" w:type="dxa"/>
          </w:tcPr>
          <w:p w14:paraId="4DFD7AC1" w14:textId="77777777" w:rsidR="004D3294" w:rsidRDefault="00000000">
            <w:r>
              <w:t>Detailed accuracy reports per batch</w:t>
            </w:r>
          </w:p>
        </w:tc>
      </w:tr>
      <w:tr w:rsidR="004D3294" w14:paraId="427273BA" w14:textId="77777777">
        <w:tc>
          <w:tcPr>
            <w:tcW w:w="2880" w:type="dxa"/>
          </w:tcPr>
          <w:p w14:paraId="14A3DB6F" w14:textId="77777777" w:rsidR="004D3294" w:rsidRDefault="00000000">
            <w:r>
              <w:t>2.1.4.4</w:t>
            </w:r>
          </w:p>
        </w:tc>
        <w:tc>
          <w:tcPr>
            <w:tcW w:w="2880" w:type="dxa"/>
          </w:tcPr>
          <w:p w14:paraId="6D25DECE" w14:textId="77777777" w:rsidR="004D3294" w:rsidRDefault="00000000">
            <w:r>
              <w:t>Audit Trail Enhancement</w:t>
            </w:r>
          </w:p>
        </w:tc>
        <w:tc>
          <w:tcPr>
            <w:tcW w:w="2880" w:type="dxa"/>
          </w:tcPr>
          <w:p w14:paraId="60E1687D" w14:textId="77777777" w:rsidR="004D3294" w:rsidRDefault="00000000">
            <w:r>
              <w:t>Complete lineage from source to output</w:t>
            </w:r>
          </w:p>
        </w:tc>
      </w:tr>
      <w:tr w:rsidR="004D3294" w14:paraId="6FB392A5" w14:textId="77777777">
        <w:tc>
          <w:tcPr>
            <w:tcW w:w="2880" w:type="dxa"/>
          </w:tcPr>
          <w:p w14:paraId="3BCE8B20" w14:textId="77777777" w:rsidR="004D3294" w:rsidRDefault="00000000">
            <w:r>
              <w:t>2.1.4.5</w:t>
            </w:r>
          </w:p>
        </w:tc>
        <w:tc>
          <w:tcPr>
            <w:tcW w:w="2880" w:type="dxa"/>
          </w:tcPr>
          <w:p w14:paraId="7DBC1B52" w14:textId="77777777" w:rsidR="004D3294" w:rsidRDefault="00000000">
            <w:r>
              <w:t>Reconciliation Tools</w:t>
            </w:r>
          </w:p>
        </w:tc>
        <w:tc>
          <w:tcPr>
            <w:tcW w:w="2880" w:type="dxa"/>
          </w:tcPr>
          <w:p w14:paraId="34710AAE" w14:textId="77777777" w:rsidR="004D3294" w:rsidRDefault="00000000">
            <w:r>
              <w:t>Compare automated vs. manual TCO outputs</w:t>
            </w:r>
          </w:p>
        </w:tc>
      </w:tr>
    </w:tbl>
    <w:p w14:paraId="570DB130" w14:textId="77777777" w:rsidR="004D3294" w:rsidRDefault="00000000">
      <w:pPr>
        <w:pStyle w:val="Heading3"/>
      </w:pPr>
      <w:r>
        <w:t>2.1.5 Operational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45401C08" w14:textId="77777777">
        <w:tc>
          <w:tcPr>
            <w:tcW w:w="2880" w:type="dxa"/>
            <w:shd w:val="clear" w:color="auto" w:fill="1F4E79"/>
          </w:tcPr>
          <w:p w14:paraId="435351FC" w14:textId="77777777" w:rsidR="004D329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6E7CF853" w14:textId="77777777" w:rsidR="004D3294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880" w:type="dxa"/>
            <w:shd w:val="clear" w:color="auto" w:fill="1F4E79"/>
          </w:tcPr>
          <w:p w14:paraId="4B4F88CE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D3294" w14:paraId="00006E10" w14:textId="77777777">
        <w:tc>
          <w:tcPr>
            <w:tcW w:w="2880" w:type="dxa"/>
          </w:tcPr>
          <w:p w14:paraId="4780268A" w14:textId="77777777" w:rsidR="004D3294" w:rsidRDefault="00000000">
            <w:r>
              <w:t>2.1.5.1</w:t>
            </w:r>
          </w:p>
        </w:tc>
        <w:tc>
          <w:tcPr>
            <w:tcW w:w="2880" w:type="dxa"/>
          </w:tcPr>
          <w:p w14:paraId="1A53487D" w14:textId="77777777" w:rsidR="004D3294" w:rsidRDefault="00000000">
            <w:r>
              <w:t>Configuration Management</w:t>
            </w:r>
          </w:p>
        </w:tc>
        <w:tc>
          <w:tcPr>
            <w:tcW w:w="2880" w:type="dxa"/>
          </w:tcPr>
          <w:p w14:paraId="08109A69" w14:textId="77777777" w:rsidR="004D3294" w:rsidRDefault="00000000">
            <w:r>
              <w:t>Environment-based settings (dev/test/prod)</w:t>
            </w:r>
          </w:p>
        </w:tc>
      </w:tr>
      <w:tr w:rsidR="004D3294" w14:paraId="01A789F8" w14:textId="77777777">
        <w:tc>
          <w:tcPr>
            <w:tcW w:w="2880" w:type="dxa"/>
          </w:tcPr>
          <w:p w14:paraId="2B8B0CF8" w14:textId="77777777" w:rsidR="004D3294" w:rsidRDefault="00000000">
            <w:r>
              <w:t>2.1.5.2</w:t>
            </w:r>
          </w:p>
        </w:tc>
        <w:tc>
          <w:tcPr>
            <w:tcW w:w="2880" w:type="dxa"/>
          </w:tcPr>
          <w:p w14:paraId="107D3F92" w14:textId="77777777" w:rsidR="004D3294" w:rsidRDefault="00000000">
            <w:r>
              <w:t>Logging &amp; Monitoring</w:t>
            </w:r>
          </w:p>
        </w:tc>
        <w:tc>
          <w:tcPr>
            <w:tcW w:w="2880" w:type="dxa"/>
          </w:tcPr>
          <w:p w14:paraId="2FFC6B27" w14:textId="77777777" w:rsidR="004D3294" w:rsidRDefault="00000000">
            <w:r>
              <w:t>Centralized logging with error tracking</w:t>
            </w:r>
          </w:p>
        </w:tc>
      </w:tr>
      <w:tr w:rsidR="004D3294" w14:paraId="4963A6CB" w14:textId="77777777">
        <w:tc>
          <w:tcPr>
            <w:tcW w:w="2880" w:type="dxa"/>
          </w:tcPr>
          <w:p w14:paraId="1364978F" w14:textId="77777777" w:rsidR="004D3294" w:rsidRDefault="00000000">
            <w:r>
              <w:t>2.1.5.3</w:t>
            </w:r>
          </w:p>
        </w:tc>
        <w:tc>
          <w:tcPr>
            <w:tcW w:w="2880" w:type="dxa"/>
          </w:tcPr>
          <w:p w14:paraId="1516FFBA" w14:textId="77777777" w:rsidR="004D3294" w:rsidRDefault="00000000">
            <w:r>
              <w:t>Backup &amp; Recovery</w:t>
            </w:r>
          </w:p>
        </w:tc>
        <w:tc>
          <w:tcPr>
            <w:tcW w:w="2880" w:type="dxa"/>
          </w:tcPr>
          <w:p w14:paraId="2E5D3915" w14:textId="77777777" w:rsidR="004D3294" w:rsidRDefault="00000000">
            <w:r>
              <w:t>Data backup and disaster recovery procedures</w:t>
            </w:r>
          </w:p>
        </w:tc>
      </w:tr>
      <w:tr w:rsidR="004D3294" w14:paraId="428A2EF4" w14:textId="77777777">
        <w:tc>
          <w:tcPr>
            <w:tcW w:w="2880" w:type="dxa"/>
          </w:tcPr>
          <w:p w14:paraId="0F0298DF" w14:textId="77777777" w:rsidR="004D3294" w:rsidRDefault="00000000">
            <w:r>
              <w:t>2.1.5.4</w:t>
            </w:r>
          </w:p>
        </w:tc>
        <w:tc>
          <w:tcPr>
            <w:tcW w:w="2880" w:type="dxa"/>
          </w:tcPr>
          <w:p w14:paraId="71AF5A02" w14:textId="77777777" w:rsidR="004D3294" w:rsidRDefault="00000000">
            <w:r>
              <w:t>Security Hardening</w:t>
            </w:r>
          </w:p>
        </w:tc>
        <w:tc>
          <w:tcPr>
            <w:tcW w:w="2880" w:type="dxa"/>
          </w:tcPr>
          <w:p w14:paraId="6F1CE500" w14:textId="77777777" w:rsidR="004D3294" w:rsidRDefault="00000000">
            <w:r>
              <w:t>Access controls, encryption, secure storage</w:t>
            </w:r>
          </w:p>
        </w:tc>
      </w:tr>
      <w:tr w:rsidR="004D3294" w14:paraId="69E57948" w14:textId="77777777">
        <w:tc>
          <w:tcPr>
            <w:tcW w:w="2880" w:type="dxa"/>
          </w:tcPr>
          <w:p w14:paraId="4A382D84" w14:textId="77777777" w:rsidR="004D3294" w:rsidRDefault="00000000">
            <w:r>
              <w:t>2.1.5.5</w:t>
            </w:r>
          </w:p>
        </w:tc>
        <w:tc>
          <w:tcPr>
            <w:tcW w:w="2880" w:type="dxa"/>
          </w:tcPr>
          <w:p w14:paraId="683709DA" w14:textId="77777777" w:rsidR="004D3294" w:rsidRDefault="00000000">
            <w:r>
              <w:t>Performance Optimization</w:t>
            </w:r>
          </w:p>
        </w:tc>
        <w:tc>
          <w:tcPr>
            <w:tcW w:w="2880" w:type="dxa"/>
          </w:tcPr>
          <w:p w14:paraId="2281D56D" w14:textId="77777777" w:rsidR="004D3294" w:rsidRDefault="00000000">
            <w:r>
              <w:t>Handle 20+ proposals/month efficiently</w:t>
            </w:r>
          </w:p>
        </w:tc>
      </w:tr>
    </w:tbl>
    <w:p w14:paraId="236AB253" w14:textId="77777777" w:rsidR="004D3294" w:rsidRDefault="00000000">
      <w:pPr>
        <w:pStyle w:val="Heading2"/>
      </w:pPr>
      <w:r>
        <w:t>2.2 Out-of-Scope Activities</w:t>
      </w:r>
    </w:p>
    <w:p w14:paraId="4F47D499" w14:textId="77777777" w:rsidR="004D3294" w:rsidRDefault="00000000">
      <w:r>
        <w:t>The following items are explicitly excluded from this engagement:</w:t>
      </w:r>
    </w:p>
    <w:p w14:paraId="11B3BF23" w14:textId="77777777" w:rsidR="004D3294" w:rsidRDefault="00000000">
      <w:pPr>
        <w:pStyle w:val="ListBullet"/>
      </w:pPr>
      <w:r>
        <w:t>Integration with external CRM/ERP systems (future phase)</w:t>
      </w:r>
    </w:p>
    <w:p w14:paraId="37B8551E" w14:textId="77777777" w:rsidR="004D3294" w:rsidRDefault="00000000">
      <w:pPr>
        <w:pStyle w:val="ListBullet"/>
      </w:pPr>
      <w:r>
        <w:t>Mobile application development</w:t>
      </w:r>
    </w:p>
    <w:p w14:paraId="35A62A9A" w14:textId="0F311D2D" w:rsidR="004D3294" w:rsidDel="001469FD" w:rsidRDefault="00000000">
      <w:pPr>
        <w:pStyle w:val="ListBullet"/>
        <w:rPr>
          <w:del w:id="5" w:author="Shuva Mukhopadhyay" w:date="2026-01-09T12:46:00Z" w16du:dateUtc="2026-01-09T17:46:00Z"/>
        </w:rPr>
      </w:pPr>
      <w:del w:id="6" w:author="Shuva Mukhopadhyay" w:date="2026-01-09T12:46:00Z" w16du:dateUtc="2026-01-09T17:46:00Z">
        <w:r w:rsidDel="001469FD">
          <w:delText>Custom vendor extractors beyond FIS and Jack Henry</w:delText>
        </w:r>
      </w:del>
    </w:p>
    <w:p w14:paraId="42BD3375" w14:textId="77777777" w:rsidR="004D3294" w:rsidRDefault="00000000">
      <w:pPr>
        <w:pStyle w:val="ListBullet"/>
      </w:pPr>
      <w:r>
        <w:t>Cloud hosting infrastructure setup (on-premise deployment only)</w:t>
      </w:r>
    </w:p>
    <w:p w14:paraId="6F6BDD5A" w14:textId="77777777" w:rsidR="004D3294" w:rsidRDefault="00000000">
      <w:pPr>
        <w:pStyle w:val="ListBullet"/>
      </w:pPr>
      <w:r>
        <w:t>End-user training beyond documented procedures</w:t>
      </w:r>
    </w:p>
    <w:p w14:paraId="1817BB56" w14:textId="77777777" w:rsidR="004D3294" w:rsidRDefault="00000000">
      <w:pPr>
        <w:pStyle w:val="ListBullet"/>
      </w:pPr>
      <w:r>
        <w:t>Support for non-Excel TCO output formats</w:t>
      </w:r>
    </w:p>
    <w:p w14:paraId="617A8C9C" w14:textId="77777777" w:rsidR="004D3294" w:rsidRDefault="00000000">
      <w:r>
        <w:br w:type="page"/>
      </w:r>
    </w:p>
    <w:p w14:paraId="3571299E" w14:textId="77777777" w:rsidR="004D3294" w:rsidRDefault="00000000">
      <w:pPr>
        <w:pStyle w:val="Heading1"/>
      </w:pPr>
      <w:r>
        <w:lastRenderedPageBreak/>
        <w:t>3. Deliverables</w:t>
      </w:r>
    </w:p>
    <w:p w14:paraId="51567048" w14:textId="77777777" w:rsidR="004D3294" w:rsidRDefault="00000000">
      <w:pPr>
        <w:pStyle w:val="Heading2"/>
      </w:pPr>
      <w:r>
        <w:t>3.1 Software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3294" w14:paraId="64297C50" w14:textId="77777777">
        <w:tc>
          <w:tcPr>
            <w:tcW w:w="2160" w:type="dxa"/>
            <w:shd w:val="clear" w:color="auto" w:fill="1F4E79"/>
          </w:tcPr>
          <w:p w14:paraId="7C1E6AD8" w14:textId="77777777" w:rsidR="004D3294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160" w:type="dxa"/>
            <w:shd w:val="clear" w:color="auto" w:fill="1F4E79"/>
          </w:tcPr>
          <w:p w14:paraId="35F5E7DD" w14:textId="77777777" w:rsidR="004D3294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160" w:type="dxa"/>
            <w:shd w:val="clear" w:color="auto" w:fill="1F4E79"/>
          </w:tcPr>
          <w:p w14:paraId="35CCEBD1" w14:textId="77777777" w:rsidR="004D3294" w:rsidRDefault="00000000">
            <w:r>
              <w:rPr>
                <w:b/>
                <w:color w:val="FFFFFF"/>
              </w:rPr>
              <w:t>Format</w:t>
            </w:r>
          </w:p>
        </w:tc>
        <w:tc>
          <w:tcPr>
            <w:tcW w:w="2160" w:type="dxa"/>
            <w:shd w:val="clear" w:color="auto" w:fill="1F4E79"/>
          </w:tcPr>
          <w:p w14:paraId="117F854C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D3294" w14:paraId="30F5C9EE" w14:textId="77777777">
        <w:tc>
          <w:tcPr>
            <w:tcW w:w="2160" w:type="dxa"/>
          </w:tcPr>
          <w:p w14:paraId="269302BF" w14:textId="77777777" w:rsidR="004D3294" w:rsidRDefault="00000000">
            <w:r>
              <w:t>D1</w:t>
            </w:r>
          </w:p>
        </w:tc>
        <w:tc>
          <w:tcPr>
            <w:tcW w:w="2160" w:type="dxa"/>
          </w:tcPr>
          <w:p w14:paraId="70DD32A0" w14:textId="77777777" w:rsidR="004D3294" w:rsidRDefault="00000000">
            <w:r>
              <w:t>Batch Processing Module</w:t>
            </w:r>
          </w:p>
        </w:tc>
        <w:tc>
          <w:tcPr>
            <w:tcW w:w="2160" w:type="dxa"/>
          </w:tcPr>
          <w:p w14:paraId="70EC0AC6" w14:textId="77777777" w:rsidR="004D3294" w:rsidRDefault="00000000">
            <w:r>
              <w:t>Python Package</w:t>
            </w:r>
          </w:p>
        </w:tc>
        <w:tc>
          <w:tcPr>
            <w:tcW w:w="2160" w:type="dxa"/>
          </w:tcPr>
          <w:p w14:paraId="2A664870" w14:textId="77777777" w:rsidR="004D3294" w:rsidRDefault="00000000">
            <w:r>
              <w:t>Queue management and parallel processing</w:t>
            </w:r>
          </w:p>
        </w:tc>
      </w:tr>
      <w:tr w:rsidR="004D3294" w14:paraId="5D3380CF" w14:textId="77777777">
        <w:tc>
          <w:tcPr>
            <w:tcW w:w="2160" w:type="dxa"/>
          </w:tcPr>
          <w:p w14:paraId="60506FBF" w14:textId="77777777" w:rsidR="004D3294" w:rsidRDefault="00000000">
            <w:r>
              <w:t>D2</w:t>
            </w:r>
          </w:p>
        </w:tc>
        <w:tc>
          <w:tcPr>
            <w:tcW w:w="2160" w:type="dxa"/>
          </w:tcPr>
          <w:p w14:paraId="08DBECC0" w14:textId="77777777" w:rsidR="004D3294" w:rsidRDefault="00000000">
            <w:r>
              <w:t>Job Scheduler</w:t>
            </w:r>
          </w:p>
        </w:tc>
        <w:tc>
          <w:tcPr>
            <w:tcW w:w="2160" w:type="dxa"/>
          </w:tcPr>
          <w:p w14:paraId="7816269D" w14:textId="77777777" w:rsidR="004D3294" w:rsidRDefault="00000000">
            <w:r>
              <w:t>Python + Config</w:t>
            </w:r>
          </w:p>
        </w:tc>
        <w:tc>
          <w:tcPr>
            <w:tcW w:w="2160" w:type="dxa"/>
          </w:tcPr>
          <w:p w14:paraId="04D43CF7" w14:textId="77777777" w:rsidR="004D3294" w:rsidRDefault="00000000">
            <w:r>
              <w:t xml:space="preserve">Automated scheduling with </w:t>
            </w:r>
            <w:proofErr w:type="spellStart"/>
            <w:r>
              <w:t>cron</w:t>
            </w:r>
            <w:proofErr w:type="spellEnd"/>
            <w:r>
              <w:t>-like syntax</w:t>
            </w:r>
          </w:p>
        </w:tc>
      </w:tr>
      <w:tr w:rsidR="004D3294" w14:paraId="10A4FC11" w14:textId="77777777">
        <w:tc>
          <w:tcPr>
            <w:tcW w:w="2160" w:type="dxa"/>
          </w:tcPr>
          <w:p w14:paraId="1BE15E11" w14:textId="77777777" w:rsidR="004D3294" w:rsidRDefault="00000000">
            <w:r>
              <w:t>D3</w:t>
            </w:r>
          </w:p>
        </w:tc>
        <w:tc>
          <w:tcPr>
            <w:tcW w:w="2160" w:type="dxa"/>
          </w:tcPr>
          <w:p w14:paraId="2FE275FD" w14:textId="77777777" w:rsidR="004D3294" w:rsidRDefault="00000000">
            <w:r>
              <w:t>Template Registry System</w:t>
            </w:r>
          </w:p>
        </w:tc>
        <w:tc>
          <w:tcPr>
            <w:tcW w:w="2160" w:type="dxa"/>
          </w:tcPr>
          <w:p w14:paraId="1DD52D26" w14:textId="77777777" w:rsidR="004D3294" w:rsidRDefault="00000000">
            <w:r>
              <w:t>Python + JSON</w:t>
            </w:r>
          </w:p>
        </w:tc>
        <w:tc>
          <w:tcPr>
            <w:tcW w:w="2160" w:type="dxa"/>
          </w:tcPr>
          <w:p w14:paraId="1631D42A" w14:textId="77777777" w:rsidR="004D3294" w:rsidRDefault="00000000">
            <w:r>
              <w:t>Multi-template management and mapping</w:t>
            </w:r>
          </w:p>
        </w:tc>
      </w:tr>
      <w:tr w:rsidR="004D3294" w14:paraId="605C4A87" w14:textId="77777777">
        <w:tc>
          <w:tcPr>
            <w:tcW w:w="2160" w:type="dxa"/>
          </w:tcPr>
          <w:p w14:paraId="2466E37B" w14:textId="77777777" w:rsidR="004D3294" w:rsidRDefault="00000000">
            <w:r>
              <w:t>D4</w:t>
            </w:r>
          </w:p>
        </w:tc>
        <w:tc>
          <w:tcPr>
            <w:tcW w:w="2160" w:type="dxa"/>
          </w:tcPr>
          <w:p w14:paraId="1A31AE38" w14:textId="77777777" w:rsidR="004D3294" w:rsidRDefault="00000000">
            <w:r>
              <w:t>Bulk Import Utility</w:t>
            </w:r>
          </w:p>
        </w:tc>
        <w:tc>
          <w:tcPr>
            <w:tcW w:w="2160" w:type="dxa"/>
          </w:tcPr>
          <w:p w14:paraId="7EF54739" w14:textId="77777777" w:rsidR="004D3294" w:rsidRDefault="00000000">
            <w:r>
              <w:t>CLI Tool</w:t>
            </w:r>
          </w:p>
        </w:tc>
        <w:tc>
          <w:tcPr>
            <w:tcW w:w="2160" w:type="dxa"/>
          </w:tcPr>
          <w:p w14:paraId="22BA4E58" w14:textId="77777777" w:rsidR="004D3294" w:rsidRDefault="00000000">
            <w:r>
              <w:t>Historical proposal ingestion</w:t>
            </w:r>
          </w:p>
        </w:tc>
      </w:tr>
      <w:tr w:rsidR="004D3294" w14:paraId="457C7236" w14:textId="77777777">
        <w:tc>
          <w:tcPr>
            <w:tcW w:w="2160" w:type="dxa"/>
          </w:tcPr>
          <w:p w14:paraId="4FA3FE99" w14:textId="77777777" w:rsidR="004D3294" w:rsidRDefault="00000000">
            <w:r>
              <w:t>D5</w:t>
            </w:r>
          </w:p>
        </w:tc>
        <w:tc>
          <w:tcPr>
            <w:tcW w:w="2160" w:type="dxa"/>
          </w:tcPr>
          <w:p w14:paraId="616B2073" w14:textId="77777777" w:rsidR="004D3294" w:rsidRDefault="00000000">
            <w:r>
              <w:t>Exception Management UI</w:t>
            </w:r>
          </w:p>
        </w:tc>
        <w:tc>
          <w:tcPr>
            <w:tcW w:w="2160" w:type="dxa"/>
          </w:tcPr>
          <w:p w14:paraId="65C8D90E" w14:textId="77777777" w:rsidR="004D3294" w:rsidRDefault="00000000">
            <w:r>
              <w:t>Web Interface</w:t>
            </w:r>
          </w:p>
        </w:tc>
        <w:tc>
          <w:tcPr>
            <w:tcW w:w="2160" w:type="dxa"/>
          </w:tcPr>
          <w:p w14:paraId="653BE2E6" w14:textId="77777777" w:rsidR="004D3294" w:rsidRDefault="00000000">
            <w:r>
              <w:t>Review queue for manual validation</w:t>
            </w:r>
          </w:p>
        </w:tc>
      </w:tr>
      <w:tr w:rsidR="004D3294" w14:paraId="706955FE" w14:textId="77777777">
        <w:tc>
          <w:tcPr>
            <w:tcW w:w="2160" w:type="dxa"/>
          </w:tcPr>
          <w:p w14:paraId="52366798" w14:textId="77777777" w:rsidR="004D3294" w:rsidRDefault="00000000">
            <w:r>
              <w:t>D6</w:t>
            </w:r>
          </w:p>
        </w:tc>
        <w:tc>
          <w:tcPr>
            <w:tcW w:w="2160" w:type="dxa"/>
          </w:tcPr>
          <w:p w14:paraId="0C31143A" w14:textId="77777777" w:rsidR="004D3294" w:rsidRDefault="00000000">
            <w:r>
              <w:t>Monitoring Dashboard</w:t>
            </w:r>
          </w:p>
        </w:tc>
        <w:tc>
          <w:tcPr>
            <w:tcW w:w="2160" w:type="dxa"/>
          </w:tcPr>
          <w:p w14:paraId="51E1BF06" w14:textId="77777777" w:rsidR="004D3294" w:rsidRDefault="00000000">
            <w:r>
              <w:t>Web Interface</w:t>
            </w:r>
          </w:p>
        </w:tc>
        <w:tc>
          <w:tcPr>
            <w:tcW w:w="2160" w:type="dxa"/>
          </w:tcPr>
          <w:p w14:paraId="5C6A2DBB" w14:textId="77777777" w:rsidR="004D3294" w:rsidRDefault="00000000">
            <w:r>
              <w:t>Real-time processing status</w:t>
            </w:r>
          </w:p>
        </w:tc>
      </w:tr>
      <w:tr w:rsidR="004D3294" w14:paraId="5CD4E835" w14:textId="77777777">
        <w:tc>
          <w:tcPr>
            <w:tcW w:w="2160" w:type="dxa"/>
          </w:tcPr>
          <w:p w14:paraId="1414E32B" w14:textId="77777777" w:rsidR="004D3294" w:rsidRDefault="00000000">
            <w:r>
              <w:t>D7</w:t>
            </w:r>
          </w:p>
        </w:tc>
        <w:tc>
          <w:tcPr>
            <w:tcW w:w="2160" w:type="dxa"/>
          </w:tcPr>
          <w:p w14:paraId="005B9FB3" w14:textId="77777777" w:rsidR="004D3294" w:rsidRDefault="00000000">
            <w:r>
              <w:t>Reporting Module</w:t>
            </w:r>
          </w:p>
        </w:tc>
        <w:tc>
          <w:tcPr>
            <w:tcW w:w="2160" w:type="dxa"/>
          </w:tcPr>
          <w:p w14:paraId="560A368C" w14:textId="77777777" w:rsidR="004D3294" w:rsidRDefault="00000000">
            <w:r>
              <w:t>Python + Excel</w:t>
            </w:r>
          </w:p>
        </w:tc>
        <w:tc>
          <w:tcPr>
            <w:tcW w:w="2160" w:type="dxa"/>
          </w:tcPr>
          <w:p w14:paraId="60DB6C41" w14:textId="77777777" w:rsidR="004D3294" w:rsidRDefault="00000000">
            <w:r>
              <w:t>Batch processing and accuracy reports</w:t>
            </w:r>
          </w:p>
        </w:tc>
      </w:tr>
    </w:tbl>
    <w:p w14:paraId="038C9B32" w14:textId="77777777" w:rsidR="006B18BF" w:rsidRDefault="00000000">
      <w:r>
        <w:rPr>
          <w:b/>
          <w:sz w:val="20"/>
        </w:rPr>
        <w:t>Total Project Deliverables: 63 items across 9 milestones</w:t>
      </w:r>
    </w:p>
    <w:p w14:paraId="442A7507" w14:textId="77777777" w:rsidR="006B18BF" w:rsidRDefault="006B18BF"/>
    <w:p w14:paraId="6EDD16FD" w14:textId="77777777" w:rsidR="004D3294" w:rsidRDefault="00000000">
      <w:pPr>
        <w:pStyle w:val="Heading2"/>
      </w:pPr>
      <w:r>
        <w:t>3.2 Documentation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79B82042" w14:textId="77777777">
        <w:tc>
          <w:tcPr>
            <w:tcW w:w="2880" w:type="dxa"/>
            <w:shd w:val="clear" w:color="auto" w:fill="1F4E79"/>
          </w:tcPr>
          <w:p w14:paraId="32C7CAAB" w14:textId="77777777" w:rsidR="004D3294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1F4E79"/>
          </w:tcPr>
          <w:p w14:paraId="35B6C52F" w14:textId="77777777" w:rsidR="004D3294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880" w:type="dxa"/>
            <w:shd w:val="clear" w:color="auto" w:fill="1F4E79"/>
          </w:tcPr>
          <w:p w14:paraId="3FB7655B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D3294" w14:paraId="23903451" w14:textId="77777777">
        <w:tc>
          <w:tcPr>
            <w:tcW w:w="2880" w:type="dxa"/>
          </w:tcPr>
          <w:p w14:paraId="27BA79C4" w14:textId="77777777" w:rsidR="004D3294" w:rsidRDefault="00000000">
            <w:r>
              <w:t>D8</w:t>
            </w:r>
          </w:p>
        </w:tc>
        <w:tc>
          <w:tcPr>
            <w:tcW w:w="2880" w:type="dxa"/>
          </w:tcPr>
          <w:p w14:paraId="37DE1C5C" w14:textId="77777777" w:rsidR="004D3294" w:rsidRDefault="00000000">
            <w:r>
              <w:t>Operations Manual</w:t>
            </w:r>
          </w:p>
        </w:tc>
        <w:tc>
          <w:tcPr>
            <w:tcW w:w="2880" w:type="dxa"/>
          </w:tcPr>
          <w:p w14:paraId="5EF2CC30" w14:textId="77777777" w:rsidR="004D3294" w:rsidRDefault="00000000">
            <w:r>
              <w:t>Step-by-step procedures for daily operations</w:t>
            </w:r>
          </w:p>
        </w:tc>
      </w:tr>
      <w:tr w:rsidR="004D3294" w14:paraId="5E8732BD" w14:textId="77777777">
        <w:tc>
          <w:tcPr>
            <w:tcW w:w="2880" w:type="dxa"/>
          </w:tcPr>
          <w:p w14:paraId="6E33C9F6" w14:textId="77777777" w:rsidR="004D3294" w:rsidRDefault="00000000">
            <w:r>
              <w:t>D9</w:t>
            </w:r>
          </w:p>
        </w:tc>
        <w:tc>
          <w:tcPr>
            <w:tcW w:w="2880" w:type="dxa"/>
          </w:tcPr>
          <w:p w14:paraId="53D7C798" w14:textId="77777777" w:rsidR="004D3294" w:rsidRDefault="00000000">
            <w:r>
              <w:t>Template Configuration Guide</w:t>
            </w:r>
          </w:p>
        </w:tc>
        <w:tc>
          <w:tcPr>
            <w:tcW w:w="2880" w:type="dxa"/>
          </w:tcPr>
          <w:p w14:paraId="1810FB59" w14:textId="77777777" w:rsidR="004D3294" w:rsidRDefault="00000000">
            <w:r>
              <w:t>How to add/modify TCO templates</w:t>
            </w:r>
          </w:p>
        </w:tc>
      </w:tr>
      <w:tr w:rsidR="004D3294" w14:paraId="0510D3E2" w14:textId="77777777">
        <w:tc>
          <w:tcPr>
            <w:tcW w:w="2880" w:type="dxa"/>
          </w:tcPr>
          <w:p w14:paraId="03B2595A" w14:textId="77777777" w:rsidR="004D3294" w:rsidRDefault="00000000">
            <w:r>
              <w:t>D10</w:t>
            </w:r>
          </w:p>
        </w:tc>
        <w:tc>
          <w:tcPr>
            <w:tcW w:w="2880" w:type="dxa"/>
          </w:tcPr>
          <w:p w14:paraId="6C1A7941" w14:textId="77777777" w:rsidR="004D3294" w:rsidRDefault="00000000">
            <w:r>
              <w:t>Troubleshooting Guide</w:t>
            </w:r>
          </w:p>
        </w:tc>
        <w:tc>
          <w:tcPr>
            <w:tcW w:w="2880" w:type="dxa"/>
          </w:tcPr>
          <w:p w14:paraId="4EAAAF38" w14:textId="77777777" w:rsidR="004D3294" w:rsidRDefault="00000000">
            <w:r>
              <w:t>Common issues and resolution steps</w:t>
            </w:r>
          </w:p>
        </w:tc>
      </w:tr>
      <w:tr w:rsidR="004D3294" w14:paraId="1B3A283A" w14:textId="77777777">
        <w:tc>
          <w:tcPr>
            <w:tcW w:w="2880" w:type="dxa"/>
          </w:tcPr>
          <w:p w14:paraId="719D4516" w14:textId="77777777" w:rsidR="004D3294" w:rsidRDefault="00000000">
            <w:r>
              <w:t>D11</w:t>
            </w:r>
          </w:p>
        </w:tc>
        <w:tc>
          <w:tcPr>
            <w:tcW w:w="2880" w:type="dxa"/>
          </w:tcPr>
          <w:p w14:paraId="397061D7" w14:textId="77777777" w:rsidR="004D3294" w:rsidRDefault="00000000">
            <w:r>
              <w:t>API Documentation</w:t>
            </w:r>
          </w:p>
        </w:tc>
        <w:tc>
          <w:tcPr>
            <w:tcW w:w="2880" w:type="dxa"/>
          </w:tcPr>
          <w:p w14:paraId="276650E5" w14:textId="77777777" w:rsidR="004D3294" w:rsidRDefault="00000000">
            <w:r>
              <w:t>Technical reference for all modules</w:t>
            </w:r>
          </w:p>
        </w:tc>
      </w:tr>
      <w:tr w:rsidR="004D3294" w14:paraId="6DEB8E9C" w14:textId="77777777">
        <w:tc>
          <w:tcPr>
            <w:tcW w:w="2880" w:type="dxa"/>
          </w:tcPr>
          <w:p w14:paraId="2125F40B" w14:textId="77777777" w:rsidR="004D3294" w:rsidRDefault="00000000">
            <w:r>
              <w:t>D12</w:t>
            </w:r>
          </w:p>
        </w:tc>
        <w:tc>
          <w:tcPr>
            <w:tcW w:w="2880" w:type="dxa"/>
          </w:tcPr>
          <w:p w14:paraId="480FFB99" w14:textId="77777777" w:rsidR="004D3294" w:rsidRDefault="00000000">
            <w:r>
              <w:t>System Architecture Document</w:t>
            </w:r>
          </w:p>
        </w:tc>
        <w:tc>
          <w:tcPr>
            <w:tcW w:w="2880" w:type="dxa"/>
          </w:tcPr>
          <w:p w14:paraId="2833FFDD" w14:textId="77777777" w:rsidR="004D3294" w:rsidRDefault="00000000">
            <w:r>
              <w:t>Updated architecture with Phase 2 components</w:t>
            </w:r>
          </w:p>
        </w:tc>
      </w:tr>
    </w:tbl>
    <w:p w14:paraId="00CAE1E6" w14:textId="77777777" w:rsidR="004D3294" w:rsidRDefault="00000000">
      <w:pPr>
        <w:pStyle w:val="Heading2"/>
      </w:pPr>
      <w:r>
        <w:t>3.3 Process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0075E1A5" w14:textId="77777777">
        <w:tc>
          <w:tcPr>
            <w:tcW w:w="2880" w:type="dxa"/>
            <w:shd w:val="clear" w:color="auto" w:fill="1F4E79"/>
          </w:tcPr>
          <w:p w14:paraId="0248E556" w14:textId="77777777" w:rsidR="004D3294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1F4E79"/>
          </w:tcPr>
          <w:p w14:paraId="4192D13C" w14:textId="77777777" w:rsidR="004D3294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880" w:type="dxa"/>
            <w:shd w:val="clear" w:color="auto" w:fill="1F4E79"/>
          </w:tcPr>
          <w:p w14:paraId="3871CA97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D3294" w14:paraId="42C86C96" w14:textId="77777777">
        <w:tc>
          <w:tcPr>
            <w:tcW w:w="2880" w:type="dxa"/>
          </w:tcPr>
          <w:p w14:paraId="455E21CD" w14:textId="77777777" w:rsidR="004D3294" w:rsidRDefault="00000000">
            <w:r>
              <w:t>D13</w:t>
            </w:r>
          </w:p>
        </w:tc>
        <w:tc>
          <w:tcPr>
            <w:tcW w:w="2880" w:type="dxa"/>
          </w:tcPr>
          <w:p w14:paraId="47438B6B" w14:textId="77777777" w:rsidR="004D3294" w:rsidRDefault="00000000">
            <w:r>
              <w:t>Standard Operating Procedures</w:t>
            </w:r>
          </w:p>
        </w:tc>
        <w:tc>
          <w:tcPr>
            <w:tcW w:w="2880" w:type="dxa"/>
          </w:tcPr>
          <w:p w14:paraId="054853ED" w14:textId="77777777" w:rsidR="004D3294" w:rsidRDefault="00000000">
            <w:r>
              <w:t>Runbooks for common operational tasks</w:t>
            </w:r>
          </w:p>
        </w:tc>
      </w:tr>
      <w:tr w:rsidR="004D3294" w14:paraId="7F53FBB5" w14:textId="77777777">
        <w:tc>
          <w:tcPr>
            <w:tcW w:w="2880" w:type="dxa"/>
          </w:tcPr>
          <w:p w14:paraId="1DFA86E5" w14:textId="77777777" w:rsidR="004D3294" w:rsidRDefault="00000000">
            <w:r>
              <w:t>D14</w:t>
            </w:r>
          </w:p>
        </w:tc>
        <w:tc>
          <w:tcPr>
            <w:tcW w:w="2880" w:type="dxa"/>
          </w:tcPr>
          <w:p w14:paraId="2F15AED9" w14:textId="77777777" w:rsidR="004D3294" w:rsidRDefault="00000000">
            <w:r>
              <w:t>Exception Handling Workflow</w:t>
            </w:r>
          </w:p>
        </w:tc>
        <w:tc>
          <w:tcPr>
            <w:tcW w:w="2880" w:type="dxa"/>
          </w:tcPr>
          <w:p w14:paraId="6DE18263" w14:textId="77777777" w:rsidR="004D3294" w:rsidRDefault="00000000">
            <w:r>
              <w:t>Process for manual review cases</w:t>
            </w:r>
          </w:p>
        </w:tc>
      </w:tr>
      <w:tr w:rsidR="004D3294" w14:paraId="6CB02D5C" w14:textId="77777777">
        <w:tc>
          <w:tcPr>
            <w:tcW w:w="2880" w:type="dxa"/>
          </w:tcPr>
          <w:p w14:paraId="53EC56BF" w14:textId="77777777" w:rsidR="004D3294" w:rsidRDefault="00000000">
            <w:r>
              <w:t>D15</w:t>
            </w:r>
          </w:p>
        </w:tc>
        <w:tc>
          <w:tcPr>
            <w:tcW w:w="2880" w:type="dxa"/>
          </w:tcPr>
          <w:p w14:paraId="2CC8D14D" w14:textId="77777777" w:rsidR="004D3294" w:rsidRDefault="00000000">
            <w:r>
              <w:t>Quality Control Checklist</w:t>
            </w:r>
          </w:p>
        </w:tc>
        <w:tc>
          <w:tcPr>
            <w:tcW w:w="2880" w:type="dxa"/>
          </w:tcPr>
          <w:p w14:paraId="2F1250BD" w14:textId="77777777" w:rsidR="004D3294" w:rsidRDefault="00000000">
            <w:r>
              <w:t>Validation procedures for output review</w:t>
            </w:r>
          </w:p>
        </w:tc>
      </w:tr>
    </w:tbl>
    <w:p w14:paraId="3DC9264C" w14:textId="77777777" w:rsidR="004D3294" w:rsidRDefault="00000000">
      <w:r>
        <w:br w:type="page"/>
      </w:r>
    </w:p>
    <w:p w14:paraId="68CEFF75" w14:textId="77777777" w:rsidR="004D3294" w:rsidRDefault="00000000">
      <w:pPr>
        <w:pStyle w:val="Heading1"/>
      </w:pPr>
      <w:r>
        <w:lastRenderedPageBreak/>
        <w:t xml:space="preserve">5. Project </w:t>
      </w:r>
      <w:commentRangeStart w:id="7"/>
      <w:r>
        <w:t>Plan</w:t>
      </w:r>
      <w:commentRangeEnd w:id="7"/>
      <w:r w:rsidR="00A106B5">
        <w:rPr>
          <w:rStyle w:val="CommentReference"/>
          <w:sz w:val="28"/>
          <w:szCs w:val="28"/>
        </w:rPr>
        <w:commentReference w:id="7"/>
      </w:r>
    </w:p>
    <w:p w14:paraId="682B2124" w14:textId="77777777" w:rsidR="004D3294" w:rsidRDefault="00000000">
      <w:pPr>
        <w:pStyle w:val="Heading2"/>
      </w:pPr>
      <w:r>
        <w:t>5.2 Milestone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2CB23171" w14:textId="77777777">
        <w:tc>
          <w:tcPr>
            <w:tcW w:w="2880" w:type="dxa"/>
            <w:shd w:val="clear" w:color="auto" w:fill="1F4E79"/>
          </w:tcPr>
          <w:p w14:paraId="59A342A9" w14:textId="77777777" w:rsidR="004D3294" w:rsidRDefault="00000000">
            <w:r>
              <w:rPr>
                <w:b/>
                <w:color w:val="FFFFFF"/>
              </w:rPr>
              <w:t>Milestone</w:t>
            </w:r>
          </w:p>
        </w:tc>
        <w:tc>
          <w:tcPr>
            <w:tcW w:w="2880" w:type="dxa"/>
            <w:shd w:val="clear" w:color="auto" w:fill="1F4E79"/>
          </w:tcPr>
          <w:p w14:paraId="67412C67" w14:textId="77777777" w:rsidR="004D3294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1F4E79"/>
          </w:tcPr>
          <w:p w14:paraId="4A51518C" w14:textId="77777777" w:rsidR="004D3294" w:rsidRDefault="00000000">
            <w:r>
              <w:rPr>
                <w:b/>
                <w:color w:val="FFFFFF"/>
              </w:rPr>
              <w:t>Work Packages</w:t>
            </w:r>
          </w:p>
        </w:tc>
      </w:tr>
      <w:tr w:rsidR="004D3294" w14:paraId="0FD467C4" w14:textId="77777777">
        <w:tc>
          <w:tcPr>
            <w:tcW w:w="2880" w:type="dxa"/>
          </w:tcPr>
          <w:p w14:paraId="4B1F7DC3" w14:textId="77777777" w:rsidR="004D3294" w:rsidRDefault="00000000">
            <w:r>
              <w:t>M0</w:t>
            </w:r>
          </w:p>
        </w:tc>
        <w:tc>
          <w:tcPr>
            <w:tcW w:w="2880" w:type="dxa"/>
          </w:tcPr>
          <w:p w14:paraId="12288725" w14:textId="77777777" w:rsidR="004D3294" w:rsidRDefault="00000000">
            <w:r>
              <w:t>Discovery Complete</w:t>
            </w:r>
          </w:p>
        </w:tc>
        <w:tc>
          <w:tcPr>
            <w:tcW w:w="2880" w:type="dxa"/>
          </w:tcPr>
          <w:p w14:paraId="37D56019" w14:textId="77777777" w:rsidR="004D3294" w:rsidRDefault="00000000">
            <w:r>
              <w:t>Discovery Phase (Section 2.0)</w:t>
            </w:r>
          </w:p>
        </w:tc>
      </w:tr>
      <w:tr w:rsidR="004D3294" w14:paraId="4F1153DE" w14:textId="77777777">
        <w:tc>
          <w:tcPr>
            <w:tcW w:w="2880" w:type="dxa"/>
          </w:tcPr>
          <w:p w14:paraId="629D8505" w14:textId="77777777" w:rsidR="004D3294" w:rsidRDefault="00000000">
            <w:r>
              <w:t>M1</w:t>
            </w:r>
          </w:p>
        </w:tc>
        <w:tc>
          <w:tcPr>
            <w:tcW w:w="2880" w:type="dxa"/>
          </w:tcPr>
          <w:p w14:paraId="50050135" w14:textId="77777777" w:rsidR="004D3294" w:rsidRDefault="00000000">
            <w:r>
              <w:t>Foundation Complete</w:t>
            </w:r>
          </w:p>
        </w:tc>
        <w:tc>
          <w:tcPr>
            <w:tcW w:w="2880" w:type="dxa"/>
          </w:tcPr>
          <w:p w14:paraId="6B0C39C6" w14:textId="77777777" w:rsidR="004D3294" w:rsidRDefault="00000000">
            <w:r>
              <w:t>WP1</w:t>
            </w:r>
          </w:p>
        </w:tc>
      </w:tr>
      <w:tr w:rsidR="004D3294" w14:paraId="023D018E" w14:textId="77777777">
        <w:tc>
          <w:tcPr>
            <w:tcW w:w="2880" w:type="dxa"/>
          </w:tcPr>
          <w:p w14:paraId="66CB5E10" w14:textId="77777777" w:rsidR="004D3294" w:rsidRDefault="00000000">
            <w:r>
              <w:t>M2</w:t>
            </w:r>
          </w:p>
        </w:tc>
        <w:tc>
          <w:tcPr>
            <w:tcW w:w="2880" w:type="dxa"/>
          </w:tcPr>
          <w:p w14:paraId="22E473AA" w14:textId="77777777" w:rsidR="004D3294" w:rsidRDefault="00000000">
            <w:r>
              <w:t>Batch Processing Operational</w:t>
            </w:r>
          </w:p>
        </w:tc>
        <w:tc>
          <w:tcPr>
            <w:tcW w:w="2880" w:type="dxa"/>
          </w:tcPr>
          <w:p w14:paraId="31361128" w14:textId="77777777" w:rsidR="004D3294" w:rsidRDefault="00000000">
            <w:r>
              <w:t>WP2</w:t>
            </w:r>
          </w:p>
        </w:tc>
      </w:tr>
      <w:tr w:rsidR="004D3294" w14:paraId="76195A9A" w14:textId="77777777">
        <w:tc>
          <w:tcPr>
            <w:tcW w:w="2880" w:type="dxa"/>
          </w:tcPr>
          <w:p w14:paraId="797145C7" w14:textId="77777777" w:rsidR="004D3294" w:rsidRDefault="00000000">
            <w:r>
              <w:t>M3</w:t>
            </w:r>
          </w:p>
        </w:tc>
        <w:tc>
          <w:tcPr>
            <w:tcW w:w="2880" w:type="dxa"/>
          </w:tcPr>
          <w:p w14:paraId="098ECF0C" w14:textId="77777777" w:rsidR="004D3294" w:rsidRDefault="00000000">
            <w:r>
              <w:t>Multi-Template Support</w:t>
            </w:r>
          </w:p>
        </w:tc>
        <w:tc>
          <w:tcPr>
            <w:tcW w:w="2880" w:type="dxa"/>
          </w:tcPr>
          <w:p w14:paraId="46A9AB31" w14:textId="77777777" w:rsidR="004D3294" w:rsidRDefault="00000000">
            <w:r>
              <w:t>WP3</w:t>
            </w:r>
          </w:p>
        </w:tc>
      </w:tr>
      <w:tr w:rsidR="004D3294" w14:paraId="60C76E8E" w14:textId="77777777">
        <w:tc>
          <w:tcPr>
            <w:tcW w:w="2880" w:type="dxa"/>
          </w:tcPr>
          <w:p w14:paraId="45B5C40D" w14:textId="77777777" w:rsidR="004D3294" w:rsidRDefault="00000000">
            <w:r>
              <w:t>M4</w:t>
            </w:r>
          </w:p>
        </w:tc>
        <w:tc>
          <w:tcPr>
            <w:tcW w:w="2880" w:type="dxa"/>
          </w:tcPr>
          <w:p w14:paraId="692EF52C" w14:textId="77777777" w:rsidR="004D3294" w:rsidRDefault="00000000">
            <w:r>
              <w:t>Historical Processing Ready</w:t>
            </w:r>
          </w:p>
        </w:tc>
        <w:tc>
          <w:tcPr>
            <w:tcW w:w="2880" w:type="dxa"/>
          </w:tcPr>
          <w:p w14:paraId="498079A4" w14:textId="77777777" w:rsidR="004D3294" w:rsidRDefault="00000000">
            <w:r>
              <w:t>WP4</w:t>
            </w:r>
          </w:p>
        </w:tc>
      </w:tr>
      <w:tr w:rsidR="004D3294" w14:paraId="185CFED5" w14:textId="77777777">
        <w:tc>
          <w:tcPr>
            <w:tcW w:w="2880" w:type="dxa"/>
          </w:tcPr>
          <w:p w14:paraId="5DE91F97" w14:textId="77777777" w:rsidR="004D3294" w:rsidRDefault="00000000">
            <w:r>
              <w:t>M5</w:t>
            </w:r>
          </w:p>
        </w:tc>
        <w:tc>
          <w:tcPr>
            <w:tcW w:w="2880" w:type="dxa"/>
          </w:tcPr>
          <w:p w14:paraId="536DD42C" w14:textId="77777777" w:rsidR="004D3294" w:rsidRDefault="00000000">
            <w:r>
              <w:t>Exception Management Live</w:t>
            </w:r>
          </w:p>
        </w:tc>
        <w:tc>
          <w:tcPr>
            <w:tcW w:w="2880" w:type="dxa"/>
          </w:tcPr>
          <w:p w14:paraId="3771808A" w14:textId="77777777" w:rsidR="004D3294" w:rsidRDefault="00000000">
            <w:r>
              <w:t>WP5</w:t>
            </w:r>
          </w:p>
        </w:tc>
      </w:tr>
      <w:tr w:rsidR="004D3294" w14:paraId="1D765CF8" w14:textId="77777777">
        <w:tc>
          <w:tcPr>
            <w:tcW w:w="2880" w:type="dxa"/>
          </w:tcPr>
          <w:p w14:paraId="42A8FCE8" w14:textId="77777777" w:rsidR="004D3294" w:rsidRDefault="00000000">
            <w:r>
              <w:t>M6</w:t>
            </w:r>
          </w:p>
        </w:tc>
        <w:tc>
          <w:tcPr>
            <w:tcW w:w="2880" w:type="dxa"/>
          </w:tcPr>
          <w:p w14:paraId="67FB2DB7" w14:textId="77777777" w:rsidR="004D3294" w:rsidRDefault="00000000">
            <w:r>
              <w:t>Monitoring &amp; Reporting</w:t>
            </w:r>
          </w:p>
        </w:tc>
        <w:tc>
          <w:tcPr>
            <w:tcW w:w="2880" w:type="dxa"/>
          </w:tcPr>
          <w:p w14:paraId="2A15B2BA" w14:textId="77777777" w:rsidR="004D3294" w:rsidRDefault="00000000">
            <w:r>
              <w:t>WP6</w:t>
            </w:r>
          </w:p>
        </w:tc>
      </w:tr>
      <w:tr w:rsidR="004D3294" w14:paraId="0F925CB1" w14:textId="77777777">
        <w:tc>
          <w:tcPr>
            <w:tcW w:w="2880" w:type="dxa"/>
          </w:tcPr>
          <w:p w14:paraId="60D94FF0" w14:textId="77777777" w:rsidR="004D3294" w:rsidRDefault="00000000">
            <w:r>
              <w:t>M7</w:t>
            </w:r>
          </w:p>
        </w:tc>
        <w:tc>
          <w:tcPr>
            <w:tcW w:w="2880" w:type="dxa"/>
          </w:tcPr>
          <w:p w14:paraId="0BDC8CB9" w14:textId="77777777" w:rsidR="004D3294" w:rsidRDefault="00000000">
            <w:r>
              <w:t>Testing Complete</w:t>
            </w:r>
          </w:p>
        </w:tc>
        <w:tc>
          <w:tcPr>
            <w:tcW w:w="2880" w:type="dxa"/>
          </w:tcPr>
          <w:p w14:paraId="270F4337" w14:textId="77777777" w:rsidR="004D3294" w:rsidRDefault="00000000">
            <w:r>
              <w:t>WP7</w:t>
            </w:r>
          </w:p>
        </w:tc>
      </w:tr>
      <w:tr w:rsidR="004D3294" w14:paraId="70AE8EB7" w14:textId="77777777">
        <w:tc>
          <w:tcPr>
            <w:tcW w:w="2880" w:type="dxa"/>
          </w:tcPr>
          <w:p w14:paraId="7CFA9F41" w14:textId="77777777" w:rsidR="004D3294" w:rsidRDefault="00000000">
            <w:r>
              <w:t>M8</w:t>
            </w:r>
          </w:p>
        </w:tc>
        <w:tc>
          <w:tcPr>
            <w:tcW w:w="2880" w:type="dxa"/>
          </w:tcPr>
          <w:p w14:paraId="35BC8038" w14:textId="77777777" w:rsidR="004D3294" w:rsidRDefault="00000000">
            <w:r>
              <w:t>Documentation &amp; Go-Live</w:t>
            </w:r>
          </w:p>
        </w:tc>
        <w:tc>
          <w:tcPr>
            <w:tcW w:w="2880" w:type="dxa"/>
          </w:tcPr>
          <w:p w14:paraId="1B8FA4B6" w14:textId="77777777" w:rsidR="004D3294" w:rsidRDefault="00000000">
            <w:r>
              <w:t>WP8</w:t>
            </w:r>
          </w:p>
        </w:tc>
      </w:tr>
    </w:tbl>
    <w:p w14:paraId="73A5EFF3" w14:textId="77777777" w:rsidR="004D3294" w:rsidRDefault="004D3294"/>
    <w:p w14:paraId="25E68497" w14:textId="77777777" w:rsidR="006B18BF" w:rsidRDefault="00000000">
      <w:r>
        <w:rPr>
          <w:b/>
        </w:rPr>
        <w:t>Project Duration: 28 weeks (134 days / ~5 months)</w:t>
      </w:r>
    </w:p>
    <w:p w14:paraId="17794F61" w14:textId="77777777" w:rsidR="006B18BF" w:rsidRDefault="006B18BF"/>
    <w:p w14:paraId="23E6EA65" w14:textId="77777777" w:rsidR="006B18BF" w:rsidRDefault="00000000">
      <w:r>
        <w:rPr>
          <w:b/>
        </w:rPr>
        <w:t>Milestone Overview:</w:t>
      </w:r>
    </w:p>
    <w:p w14:paraId="6CBAFA55" w14:textId="77777777" w:rsidR="006B18BF" w:rsidRDefault="00000000">
      <w:r>
        <w:rPr>
          <w:sz w:val="20"/>
        </w:rPr>
        <w:t>• M0: Discovery &amp; Requirements Complete (10% payment)</w:t>
      </w:r>
      <w:r>
        <w:rPr>
          <w:sz w:val="20"/>
        </w:rPr>
        <w:br/>
        <w:t>• M1: Foundation Infrastructure Complete</w:t>
      </w:r>
      <w:r>
        <w:rPr>
          <w:sz w:val="20"/>
        </w:rPr>
        <w:br/>
        <w:t>• M2: Batch Processing Operational</w:t>
      </w:r>
      <w:r>
        <w:rPr>
          <w:sz w:val="20"/>
        </w:rPr>
        <w:br/>
        <w:t>• M3: Multi-Template Support Enabled</w:t>
      </w:r>
      <w:r>
        <w:rPr>
          <w:sz w:val="20"/>
        </w:rPr>
        <w:br/>
        <w:t>• M4: Historical Processing Complete (25% payment)</w:t>
      </w:r>
      <w:r>
        <w:rPr>
          <w:sz w:val="20"/>
        </w:rPr>
        <w:br/>
        <w:t>• M5: Exception Management &amp; Review Workflow Live</w:t>
      </w:r>
      <w:r>
        <w:rPr>
          <w:sz w:val="20"/>
        </w:rPr>
        <w:br/>
        <w:t>• M6: Monitoring &amp; Reporting Operational</w:t>
      </w:r>
      <w:r>
        <w:rPr>
          <w:sz w:val="20"/>
        </w:rPr>
        <w:br/>
        <w:t>• M7: Testing Complete &amp; UAT Sign-off (25% payment)</w:t>
      </w:r>
      <w:r>
        <w:rPr>
          <w:sz w:val="20"/>
        </w:rPr>
        <w:br/>
        <w:t>• M8: Documentation, Training &amp; Go-Live (25% payment)</w:t>
      </w:r>
    </w:p>
    <w:p w14:paraId="5C228052" w14:textId="77777777" w:rsidR="006B18BF" w:rsidRDefault="006B18BF"/>
    <w:p w14:paraId="3FF325A7" w14:textId="77777777" w:rsidR="004D3294" w:rsidRDefault="00000000">
      <w:r>
        <w:rPr>
          <w:b/>
        </w:rPr>
        <w:t xml:space="preserve">Critical Gate: </w:t>
      </w:r>
      <w:r>
        <w:t>Development work packages (WP1-WP8) do not begin until Discovery (M0) is complete and findings are accepted.</w:t>
      </w:r>
    </w:p>
    <w:p w14:paraId="6DF8528E" w14:textId="77777777" w:rsidR="004D3294" w:rsidRDefault="00000000">
      <w:r>
        <w:br w:type="page"/>
      </w:r>
    </w:p>
    <w:p w14:paraId="6A83F816" w14:textId="77777777" w:rsidR="004D3294" w:rsidRDefault="00000000">
      <w:pPr>
        <w:pStyle w:val="Heading1"/>
      </w:pPr>
      <w:r>
        <w:lastRenderedPageBreak/>
        <w:t xml:space="preserve">10. Commercial </w:t>
      </w:r>
      <w:commentRangeStart w:id="8"/>
      <w:r>
        <w:t>Terms</w:t>
      </w:r>
      <w:commentRangeEnd w:id="8"/>
      <w:r w:rsidR="00A106B5">
        <w:rPr>
          <w:rStyle w:val="CommentReference"/>
          <w:sz w:val="28"/>
          <w:szCs w:val="28"/>
        </w:rPr>
        <w:commentReference w:id="8"/>
      </w:r>
    </w:p>
    <w:p w14:paraId="63D15069" w14:textId="77777777" w:rsidR="004D3294" w:rsidRDefault="00000000">
      <w:pPr>
        <w:pStyle w:val="Heading2"/>
      </w:pPr>
      <w:r>
        <w:t>10.2 Payment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294" w14:paraId="56FBFFF9" w14:textId="77777777">
        <w:tc>
          <w:tcPr>
            <w:tcW w:w="2880" w:type="dxa"/>
            <w:shd w:val="clear" w:color="auto" w:fill="1F4E79"/>
          </w:tcPr>
          <w:p w14:paraId="7006C5FA" w14:textId="77777777" w:rsidR="004D3294" w:rsidRDefault="00000000">
            <w:r>
              <w:rPr>
                <w:b/>
                <w:color w:val="FFFFFF"/>
              </w:rPr>
              <w:t>Milestone</w:t>
            </w:r>
          </w:p>
        </w:tc>
        <w:tc>
          <w:tcPr>
            <w:tcW w:w="2880" w:type="dxa"/>
            <w:shd w:val="clear" w:color="auto" w:fill="1F4E79"/>
          </w:tcPr>
          <w:p w14:paraId="4EE5EEFF" w14:textId="77777777" w:rsidR="004D3294" w:rsidRDefault="00000000">
            <w:r>
              <w:rPr>
                <w:b/>
                <w:color w:val="FFFFFF"/>
              </w:rPr>
              <w:t>Payment</w:t>
            </w:r>
          </w:p>
        </w:tc>
        <w:tc>
          <w:tcPr>
            <w:tcW w:w="2880" w:type="dxa"/>
            <w:shd w:val="clear" w:color="auto" w:fill="1F4E79"/>
          </w:tcPr>
          <w:p w14:paraId="660E8B1F" w14:textId="77777777" w:rsidR="004D3294" w:rsidRDefault="00000000">
            <w:r>
              <w:rPr>
                <w:b/>
                <w:color w:val="FFFFFF"/>
              </w:rPr>
              <w:t>Trigger</w:t>
            </w:r>
          </w:p>
        </w:tc>
      </w:tr>
      <w:tr w:rsidR="004D3294" w14:paraId="6D404026" w14:textId="77777777">
        <w:tc>
          <w:tcPr>
            <w:tcW w:w="2880" w:type="dxa"/>
          </w:tcPr>
          <w:p w14:paraId="1C97D9E3" w14:textId="77777777" w:rsidR="004D3294" w:rsidRDefault="00000000">
            <w:r>
              <w:t>Project Kickoff</w:t>
            </w:r>
          </w:p>
        </w:tc>
        <w:tc>
          <w:tcPr>
            <w:tcW w:w="2880" w:type="dxa"/>
          </w:tcPr>
          <w:p w14:paraId="088E988F" w14:textId="77777777" w:rsidR="004D3294" w:rsidRDefault="00000000">
            <w:r>
              <w:t>15%</w:t>
            </w:r>
          </w:p>
        </w:tc>
        <w:tc>
          <w:tcPr>
            <w:tcW w:w="2880" w:type="dxa"/>
          </w:tcPr>
          <w:p w14:paraId="617F572D" w14:textId="77777777" w:rsidR="004D3294" w:rsidRDefault="00000000">
            <w:r>
              <w:t>SOW Execution</w:t>
            </w:r>
          </w:p>
        </w:tc>
      </w:tr>
      <w:tr w:rsidR="004D3294" w14:paraId="0D4E5D9E" w14:textId="77777777">
        <w:tc>
          <w:tcPr>
            <w:tcW w:w="2880" w:type="dxa"/>
          </w:tcPr>
          <w:p w14:paraId="54E9D3BC" w14:textId="77777777" w:rsidR="004D3294" w:rsidRDefault="00000000">
            <w:r>
              <w:t>Discovery Complete</w:t>
            </w:r>
          </w:p>
        </w:tc>
        <w:tc>
          <w:tcPr>
            <w:tcW w:w="2880" w:type="dxa"/>
          </w:tcPr>
          <w:p w14:paraId="296CBCB9" w14:textId="77777777" w:rsidR="004D3294" w:rsidRDefault="00000000">
            <w:r>
              <w:t>10%</w:t>
            </w:r>
          </w:p>
        </w:tc>
        <w:tc>
          <w:tcPr>
            <w:tcW w:w="2880" w:type="dxa"/>
          </w:tcPr>
          <w:p w14:paraId="4B90CE7D" w14:textId="77777777" w:rsidR="004D3294" w:rsidRDefault="00000000">
            <w:r>
              <w:t>Discovery Report Accepted</w:t>
            </w:r>
          </w:p>
        </w:tc>
      </w:tr>
      <w:tr w:rsidR="004D3294" w14:paraId="5C2780CA" w14:textId="77777777">
        <w:tc>
          <w:tcPr>
            <w:tcW w:w="2880" w:type="dxa"/>
          </w:tcPr>
          <w:p w14:paraId="126A1F76" w14:textId="77777777" w:rsidR="004D3294" w:rsidRDefault="00000000">
            <w:r>
              <w:t>M4 Complete (Historical Processing)</w:t>
            </w:r>
          </w:p>
        </w:tc>
        <w:tc>
          <w:tcPr>
            <w:tcW w:w="2880" w:type="dxa"/>
          </w:tcPr>
          <w:p w14:paraId="0C45BA07" w14:textId="77777777" w:rsidR="004D3294" w:rsidRDefault="00000000">
            <w:r>
              <w:t>25%</w:t>
            </w:r>
          </w:p>
        </w:tc>
        <w:tc>
          <w:tcPr>
            <w:tcW w:w="2880" w:type="dxa"/>
          </w:tcPr>
          <w:p w14:paraId="69FE4EF2" w14:textId="77777777" w:rsidR="004D3294" w:rsidRDefault="00000000">
            <w:r>
              <w:t>Milestone Acceptance</w:t>
            </w:r>
          </w:p>
        </w:tc>
      </w:tr>
      <w:tr w:rsidR="004D3294" w14:paraId="2E11B857" w14:textId="77777777">
        <w:tc>
          <w:tcPr>
            <w:tcW w:w="2880" w:type="dxa"/>
          </w:tcPr>
          <w:p w14:paraId="7284AE48" w14:textId="77777777" w:rsidR="004D3294" w:rsidRDefault="00000000">
            <w:r>
              <w:t>M7 Complete (Testing)</w:t>
            </w:r>
          </w:p>
        </w:tc>
        <w:tc>
          <w:tcPr>
            <w:tcW w:w="2880" w:type="dxa"/>
          </w:tcPr>
          <w:p w14:paraId="671EE562" w14:textId="77777777" w:rsidR="004D3294" w:rsidRDefault="00000000">
            <w:r>
              <w:t>25%</w:t>
            </w:r>
          </w:p>
        </w:tc>
        <w:tc>
          <w:tcPr>
            <w:tcW w:w="2880" w:type="dxa"/>
          </w:tcPr>
          <w:p w14:paraId="2752C9BA" w14:textId="77777777" w:rsidR="004D3294" w:rsidRDefault="00000000">
            <w:r>
              <w:t>UAT Sign-off</w:t>
            </w:r>
          </w:p>
        </w:tc>
      </w:tr>
      <w:tr w:rsidR="004D3294" w14:paraId="2128DC89" w14:textId="77777777">
        <w:tc>
          <w:tcPr>
            <w:tcW w:w="2880" w:type="dxa"/>
          </w:tcPr>
          <w:p w14:paraId="78D9BE4A" w14:textId="77777777" w:rsidR="004D3294" w:rsidRDefault="00000000">
            <w:r>
              <w:t>M8 Complete (Go-Live)</w:t>
            </w:r>
          </w:p>
        </w:tc>
        <w:tc>
          <w:tcPr>
            <w:tcW w:w="2880" w:type="dxa"/>
          </w:tcPr>
          <w:p w14:paraId="5466112C" w14:textId="77777777" w:rsidR="004D3294" w:rsidRDefault="00000000">
            <w:r>
              <w:t>25%</w:t>
            </w:r>
          </w:p>
        </w:tc>
        <w:tc>
          <w:tcPr>
            <w:tcW w:w="2880" w:type="dxa"/>
          </w:tcPr>
          <w:p w14:paraId="6AAD9B39" w14:textId="77777777" w:rsidR="004D3294" w:rsidRDefault="00000000">
            <w:r>
              <w:t>Final Acceptance</w:t>
            </w:r>
          </w:p>
        </w:tc>
      </w:tr>
    </w:tbl>
    <w:p w14:paraId="37A12CCA" w14:textId="77777777" w:rsidR="004D3294" w:rsidRDefault="004D3294"/>
    <w:p w14:paraId="7E1AA8A4" w14:textId="77777777" w:rsidR="006B18BF" w:rsidRDefault="00000000">
      <w:r>
        <w:rPr>
          <w:b/>
        </w:rPr>
        <w:t>Payment Milestones:</w:t>
      </w:r>
    </w:p>
    <w:p w14:paraId="5FC48AD8" w14:textId="77777777" w:rsidR="006B18BF" w:rsidRDefault="00000000">
      <w:r>
        <w:rPr>
          <w:sz w:val="20"/>
        </w:rPr>
        <w:t>• M0 (Discovery &amp; Requirements Complete): 10%</w:t>
      </w:r>
      <w:r>
        <w:rPr>
          <w:sz w:val="20"/>
        </w:rPr>
        <w:br/>
        <w:t>• M4 (Historical Processing Complete): 25%</w:t>
      </w:r>
      <w:r>
        <w:rPr>
          <w:sz w:val="20"/>
        </w:rPr>
        <w:br/>
        <w:t>• M7 (Testing Complete &amp; UAT Sign-off): 25%</w:t>
      </w:r>
      <w:r>
        <w:rPr>
          <w:sz w:val="20"/>
        </w:rPr>
        <w:br/>
        <w:t>• M8 (Documentation, Training &amp; Go-Live): 25%</w:t>
      </w:r>
      <w:r>
        <w:rPr>
          <w:sz w:val="20"/>
        </w:rPr>
        <w:br/>
        <w:t>• Retention: 15% (warranty period)</w:t>
      </w:r>
    </w:p>
    <w:p w14:paraId="120F76A2" w14:textId="77777777" w:rsidR="006B18BF" w:rsidRDefault="006B18BF"/>
    <w:p w14:paraId="3D4023FD" w14:textId="77777777" w:rsidR="004D3294" w:rsidRDefault="00000000">
      <w:r>
        <w:rPr>
          <w:b/>
        </w:rPr>
        <w:t xml:space="preserve">Note: </w:t>
      </w:r>
      <w:r>
        <w:t>Discovery Phase findings may result in scope adjustments. Any material scope changes will be documented and may affect subsequent milestone pricing.</w:t>
      </w:r>
    </w:p>
    <w:p w14:paraId="60B17C3F" w14:textId="77777777" w:rsidR="004D3294" w:rsidRDefault="00000000">
      <w:r>
        <w:br w:type="page"/>
      </w:r>
    </w:p>
    <w:p w14:paraId="13F866D7" w14:textId="77777777" w:rsidR="004D3294" w:rsidRDefault="00000000">
      <w:pPr>
        <w:pStyle w:val="Heading1"/>
      </w:pPr>
      <w:r>
        <w:lastRenderedPageBreak/>
        <w:t>12. Signatures</w:t>
      </w:r>
    </w:p>
    <w:p w14:paraId="3B8DF370" w14:textId="77777777" w:rsidR="004D3294" w:rsidRDefault="00000000">
      <w:r>
        <w:t>This Statement of Work is agreed upon by:</w:t>
      </w:r>
    </w:p>
    <w:p w14:paraId="4FC0E568" w14:textId="77777777" w:rsidR="004D3294" w:rsidRDefault="004D3294"/>
    <w:p w14:paraId="362D98D4" w14:textId="77777777" w:rsidR="004D3294" w:rsidRDefault="00000000">
      <w:pPr>
        <w:pStyle w:val="Heading3"/>
      </w:pPr>
      <w:r>
        <w:t>Client:</w:t>
      </w:r>
    </w:p>
    <w:p w14:paraId="0E4CD2E3" w14:textId="77777777" w:rsidR="004D3294" w:rsidRDefault="00000000">
      <w:r>
        <w:rPr>
          <w:b/>
        </w:rPr>
        <w:t>Name:</w:t>
      </w:r>
      <w:r>
        <w:t xml:space="preserve"> ________________________________________</w:t>
      </w:r>
    </w:p>
    <w:p w14:paraId="34430816" w14:textId="77777777" w:rsidR="004D3294" w:rsidRDefault="00000000">
      <w:r>
        <w:rPr>
          <w:b/>
        </w:rPr>
        <w:t>Title:</w:t>
      </w:r>
      <w:r>
        <w:t xml:space="preserve"> ________________________________________</w:t>
      </w:r>
    </w:p>
    <w:p w14:paraId="0A9A019F" w14:textId="77777777" w:rsidR="004D3294" w:rsidRDefault="00000000">
      <w:r>
        <w:rPr>
          <w:b/>
        </w:rPr>
        <w:t>Signature:</w:t>
      </w:r>
      <w:r>
        <w:t xml:space="preserve"> ________________________________________</w:t>
      </w:r>
    </w:p>
    <w:p w14:paraId="513CEB21" w14:textId="77777777" w:rsidR="004D3294" w:rsidRDefault="00000000">
      <w:r>
        <w:rPr>
          <w:b/>
        </w:rPr>
        <w:t>Date:</w:t>
      </w:r>
      <w:r>
        <w:t xml:space="preserve"> ________________________________________</w:t>
      </w:r>
    </w:p>
    <w:p w14:paraId="29153DF0" w14:textId="77777777" w:rsidR="004D3294" w:rsidRDefault="004D3294"/>
    <w:p w14:paraId="2EF5D7B6" w14:textId="77777777" w:rsidR="004D3294" w:rsidRDefault="00000000">
      <w:pPr>
        <w:pStyle w:val="Heading3"/>
      </w:pPr>
      <w:r>
        <w:t>Consultant:</w:t>
      </w:r>
    </w:p>
    <w:p w14:paraId="28612B73" w14:textId="77777777" w:rsidR="004D3294" w:rsidRDefault="00000000">
      <w:r>
        <w:rPr>
          <w:b/>
        </w:rPr>
        <w:t>Name:</w:t>
      </w:r>
      <w:r>
        <w:t xml:space="preserve"> ________________________________________</w:t>
      </w:r>
    </w:p>
    <w:p w14:paraId="32CC9573" w14:textId="77777777" w:rsidR="004D3294" w:rsidRDefault="00000000">
      <w:r>
        <w:rPr>
          <w:b/>
        </w:rPr>
        <w:t>Title:</w:t>
      </w:r>
      <w:r>
        <w:t xml:space="preserve"> ________________________________________</w:t>
      </w:r>
    </w:p>
    <w:p w14:paraId="6D8E18DE" w14:textId="77777777" w:rsidR="004D3294" w:rsidRDefault="00000000">
      <w:r>
        <w:rPr>
          <w:b/>
        </w:rPr>
        <w:t>Signature:</w:t>
      </w:r>
      <w:r>
        <w:t xml:space="preserve"> ________________________________________</w:t>
      </w:r>
    </w:p>
    <w:p w14:paraId="7F5CF069" w14:textId="77777777" w:rsidR="004D3294" w:rsidRDefault="00000000">
      <w:r>
        <w:rPr>
          <w:b/>
        </w:rPr>
        <w:t>Date:</w:t>
      </w:r>
      <w:r>
        <w:t xml:space="preserve"> ________________________________________</w:t>
      </w:r>
    </w:p>
    <w:sectPr w:rsidR="004D3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Shuva Mukhopadhyay" w:date="2026-01-09T12:45:00Z" w:initials="SM">
    <w:p w14:paraId="4C481B99" w14:textId="77777777" w:rsidR="001469FD" w:rsidRDefault="001469FD" w:rsidP="001469FD">
      <w:pPr>
        <w:pStyle w:val="CommentText"/>
      </w:pPr>
      <w:r>
        <w:rPr>
          <w:rStyle w:val="CommentReference"/>
        </w:rPr>
        <w:annotationRef/>
      </w:r>
      <w:r>
        <w:t>Right now we have this for word and pdf, but need to account for excel and other edge , complicated docs or files</w:t>
      </w:r>
    </w:p>
  </w:comment>
  <w:comment w:id="7" w:author="Shuva Mukhopadhyay" w:date="2026-01-09T12:47:00Z" w:initials="SM">
    <w:p w14:paraId="38083313" w14:textId="77777777" w:rsidR="00A106B5" w:rsidRDefault="00A106B5" w:rsidP="00A106B5">
      <w:pPr>
        <w:pStyle w:val="CommentText"/>
      </w:pPr>
      <w:r>
        <w:rPr>
          <w:rStyle w:val="CommentReference"/>
        </w:rPr>
        <w:annotationRef/>
      </w:r>
      <w:r>
        <w:t>Please review @aashay</w:t>
      </w:r>
    </w:p>
  </w:comment>
  <w:comment w:id="8" w:author="Shuva Mukhopadhyay" w:date="2026-01-09T12:48:00Z" w:initials="SM">
    <w:p w14:paraId="5C1F8874" w14:textId="77777777" w:rsidR="00A106B5" w:rsidRDefault="00A106B5" w:rsidP="00A106B5">
      <w:pPr>
        <w:pStyle w:val="CommentText"/>
      </w:pPr>
      <w:r>
        <w:rPr>
          <w:rStyle w:val="CommentReference"/>
        </w:rPr>
        <w:annotationRef/>
      </w:r>
      <w:r>
        <w:t>Need to make sure this well thought 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481B99" w15:done="0"/>
  <w15:commentEx w15:paraId="38083313" w15:done="0"/>
  <w15:commentEx w15:paraId="5C1F88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52AAAE" w16cex:dateUtc="2026-01-09T17:45:00Z"/>
  <w16cex:commentExtensible w16cex:durableId="21B588FA" w16cex:dateUtc="2026-01-09T17:47:00Z"/>
  <w16cex:commentExtensible w16cex:durableId="3F30A6AE" w16cex:dateUtc="2026-01-09T1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481B99" w16cid:durableId="1752AAAE"/>
  <w16cid:commentId w16cid:paraId="38083313" w16cid:durableId="21B588FA"/>
  <w16cid:commentId w16cid:paraId="5C1F8874" w16cid:durableId="3F30A6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297389">
    <w:abstractNumId w:val="8"/>
  </w:num>
  <w:num w:numId="2" w16cid:durableId="429742200">
    <w:abstractNumId w:val="6"/>
  </w:num>
  <w:num w:numId="3" w16cid:durableId="1380088923">
    <w:abstractNumId w:val="5"/>
  </w:num>
  <w:num w:numId="4" w16cid:durableId="1589118219">
    <w:abstractNumId w:val="4"/>
  </w:num>
  <w:num w:numId="5" w16cid:durableId="1333989320">
    <w:abstractNumId w:val="7"/>
  </w:num>
  <w:num w:numId="6" w16cid:durableId="397632319">
    <w:abstractNumId w:val="3"/>
  </w:num>
  <w:num w:numId="7" w16cid:durableId="526678334">
    <w:abstractNumId w:val="2"/>
  </w:num>
  <w:num w:numId="8" w16cid:durableId="630012420">
    <w:abstractNumId w:val="1"/>
  </w:num>
  <w:num w:numId="9" w16cid:durableId="9603066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ashay Bhujbal">
    <w15:presenceInfo w15:providerId="Windows Live" w15:userId="1d15ab08b8fec9d8"/>
  </w15:person>
  <w15:person w15:author="Shuva Mukhopadhyay">
    <w15:presenceInfo w15:providerId="Windows Live" w15:userId="c9bcf94a79d242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9FD"/>
    <w:rsid w:val="0015074B"/>
    <w:rsid w:val="0029639D"/>
    <w:rsid w:val="00326F90"/>
    <w:rsid w:val="00451977"/>
    <w:rsid w:val="004D3294"/>
    <w:rsid w:val="006B18BF"/>
    <w:rsid w:val="00A106B5"/>
    <w:rsid w:val="00AA1D8D"/>
    <w:rsid w:val="00AE2DC5"/>
    <w:rsid w:val="00B47730"/>
    <w:rsid w:val="00BF1F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18584"/>
  <w14:defaultImageDpi w14:val="300"/>
  <w15:docId w15:val="{4FBC47BF-AAEE-43A1-BA67-521C0599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6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69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6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6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69F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469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Aashay Bhujbal</cp:lastModifiedBy>
  <cp:revision>4</cp:revision>
  <dcterms:created xsi:type="dcterms:W3CDTF">2026-01-09T17:47:00Z</dcterms:created>
  <dcterms:modified xsi:type="dcterms:W3CDTF">2026-01-09T19:41:00Z</dcterms:modified>
  <cp:category/>
</cp:coreProperties>
</file>